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818DE" w14:textId="77777777" w:rsidR="00FB69B1" w:rsidRDefault="00C71D99">
      <w:pPr>
        <w:shd w:val="clear" w:color="auto" w:fill="FFFFFF"/>
        <w:spacing w:before="153" w:after="0" w:line="240"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HOUSE VALUE PREDICTION</w:t>
      </w:r>
    </w:p>
    <w:p w14:paraId="21DEC46F" w14:textId="77777777" w:rsidR="00FB69B1" w:rsidRDefault="00C71D99">
      <w:pPr>
        <w:shd w:val="clear" w:color="auto" w:fill="FFFFFF"/>
        <w:spacing w:before="153" w:after="0" w:line="240"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Final Report</w:t>
      </w:r>
    </w:p>
    <w:p w14:paraId="7A228A3F" w14:textId="77777777" w:rsidR="00FB69B1" w:rsidRDefault="00FB69B1">
      <w:pPr>
        <w:shd w:val="clear" w:color="auto" w:fill="FFFFFF"/>
        <w:spacing w:before="153" w:after="0" w:line="240" w:lineRule="auto"/>
        <w:jc w:val="center"/>
        <w:rPr>
          <w:rFonts w:ascii="Times New Roman" w:eastAsia="Times New Roman" w:hAnsi="Times New Roman" w:cs="Times New Roman"/>
          <w:b/>
          <w:color w:val="000000"/>
          <w:sz w:val="33"/>
          <w:szCs w:val="33"/>
        </w:rPr>
      </w:pPr>
    </w:p>
    <w:p w14:paraId="1A1E8E5F" w14:textId="77777777" w:rsidR="00FB69B1" w:rsidRDefault="00FB69B1">
      <w:pPr>
        <w:pStyle w:val="Heading5"/>
        <w:shd w:val="clear" w:color="auto" w:fill="FFFFFF"/>
        <w:spacing w:before="150" w:after="150"/>
        <w:jc w:val="center"/>
        <w:rPr>
          <w:rFonts w:ascii="Times New Roman" w:eastAsia="Times New Roman" w:hAnsi="Times New Roman" w:cs="Times New Roman"/>
          <w:color w:val="000000"/>
          <w:sz w:val="30"/>
          <w:szCs w:val="30"/>
        </w:rPr>
      </w:pPr>
    </w:p>
    <w:p w14:paraId="2148932D" w14:textId="77777777" w:rsidR="00FB69B1" w:rsidRDefault="00C71D99">
      <w:pPr>
        <w:pStyle w:val="Heading5"/>
        <w:shd w:val="clear" w:color="auto" w:fill="FFFFFF"/>
        <w:spacing w:before="150" w:after="150"/>
        <w:jc w:val="center"/>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Submitted in partial fulfilment of the requirements of</w:t>
      </w:r>
    </w:p>
    <w:p w14:paraId="7842F5D1" w14:textId="77777777" w:rsidR="00FB69B1" w:rsidRDefault="00C71D99">
      <w:pPr>
        <w:pStyle w:val="Heading5"/>
        <w:shd w:val="clear" w:color="auto" w:fill="FFFFFF"/>
        <w:spacing w:before="150" w:after="150"/>
        <w:jc w:val="center"/>
        <w:rPr>
          <w:rFonts w:ascii="Arial" w:eastAsia="Arial" w:hAnsi="Arial" w:cs="Arial"/>
          <w:color w:val="333333"/>
          <w:sz w:val="30"/>
          <w:szCs w:val="30"/>
        </w:rPr>
      </w:pPr>
      <w:r>
        <w:rPr>
          <w:rFonts w:ascii="Times New Roman" w:eastAsia="Times New Roman" w:hAnsi="Times New Roman" w:cs="Times New Roman"/>
          <w:color w:val="000000"/>
          <w:sz w:val="30"/>
          <w:szCs w:val="30"/>
        </w:rPr>
        <w:t>Post Graduate Program in Machine Learning</w:t>
      </w:r>
    </w:p>
    <w:p w14:paraId="3BDD5647" w14:textId="77777777" w:rsidR="00FB69B1" w:rsidRDefault="00FB69B1">
      <w:pPr>
        <w:shd w:val="clear" w:color="auto" w:fill="FFFFFF"/>
        <w:spacing w:before="153" w:after="0" w:line="240" w:lineRule="auto"/>
        <w:jc w:val="center"/>
        <w:rPr>
          <w:rFonts w:ascii="Times New Roman" w:eastAsia="Times New Roman" w:hAnsi="Times New Roman" w:cs="Times New Roman"/>
          <w:color w:val="000000"/>
          <w:sz w:val="33"/>
          <w:szCs w:val="33"/>
        </w:rPr>
      </w:pPr>
    </w:p>
    <w:p w14:paraId="3543A54E" w14:textId="77777777" w:rsidR="00FB69B1" w:rsidRDefault="00FB69B1">
      <w:pPr>
        <w:shd w:val="clear" w:color="auto" w:fill="FFFFFF"/>
        <w:spacing w:before="153" w:after="0" w:line="240" w:lineRule="auto"/>
        <w:jc w:val="center"/>
        <w:rPr>
          <w:rFonts w:ascii="Times New Roman" w:eastAsia="Times New Roman" w:hAnsi="Times New Roman" w:cs="Times New Roman"/>
          <w:color w:val="000000"/>
          <w:sz w:val="33"/>
          <w:szCs w:val="33"/>
        </w:rPr>
      </w:pPr>
    </w:p>
    <w:p w14:paraId="7F296E0F" w14:textId="77777777" w:rsidR="00FB69B1" w:rsidRDefault="00C71D99">
      <w:pPr>
        <w:shd w:val="clear" w:color="auto" w:fill="FFFFFF"/>
        <w:spacing w:before="153" w:after="0" w:line="240" w:lineRule="auto"/>
        <w:jc w:val="center"/>
        <w:rPr>
          <w:rFonts w:ascii="Times New Roman" w:eastAsia="Times New Roman" w:hAnsi="Times New Roman" w:cs="Times New Roman"/>
          <w:color w:val="000000"/>
          <w:sz w:val="33"/>
          <w:szCs w:val="33"/>
        </w:rPr>
      </w:pPr>
      <w:r>
        <w:rPr>
          <w:rFonts w:ascii="Times New Roman" w:eastAsia="Times New Roman" w:hAnsi="Times New Roman" w:cs="Times New Roman"/>
          <w:color w:val="000000"/>
          <w:sz w:val="33"/>
          <w:szCs w:val="33"/>
        </w:rPr>
        <w:t>by</w:t>
      </w:r>
    </w:p>
    <w:p w14:paraId="737035A6" w14:textId="77777777" w:rsidR="00FB69B1" w:rsidRDefault="00FB69B1">
      <w:pPr>
        <w:shd w:val="clear" w:color="auto" w:fill="FFFFFF"/>
        <w:spacing w:after="0" w:line="240" w:lineRule="auto"/>
        <w:jc w:val="center"/>
        <w:rPr>
          <w:rFonts w:ascii="Times New Roman" w:eastAsia="Times New Roman" w:hAnsi="Times New Roman" w:cs="Times New Roman"/>
          <w:color w:val="000000"/>
          <w:sz w:val="20"/>
          <w:szCs w:val="20"/>
        </w:rPr>
      </w:pPr>
    </w:p>
    <w:p w14:paraId="32C7196A" w14:textId="77777777" w:rsidR="00FB69B1" w:rsidRDefault="00C71D99">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Amitej Singh Sandhu</w:t>
      </w:r>
    </w:p>
    <w:p w14:paraId="1B26D7F1" w14:textId="77777777" w:rsidR="00FB69B1" w:rsidRDefault="00C71D99">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Ashwin P</w:t>
      </w:r>
    </w:p>
    <w:p w14:paraId="3C3709A0" w14:textId="77777777" w:rsidR="00FB69B1" w:rsidRDefault="00C71D99">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Indrajit Basu</w:t>
      </w:r>
    </w:p>
    <w:p w14:paraId="26790722" w14:textId="77777777" w:rsidR="00FB69B1" w:rsidRDefault="00C71D99">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Jai Kishan A</w:t>
      </w:r>
    </w:p>
    <w:p w14:paraId="0C136C2F" w14:textId="77777777" w:rsidR="00FB69B1" w:rsidRDefault="00C71D99">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Priyanka kumari Sharma</w:t>
      </w:r>
    </w:p>
    <w:p w14:paraId="602A0FD4" w14:textId="77777777" w:rsidR="00FB69B1" w:rsidRDefault="00C71D99">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48AE202A" w14:textId="77777777" w:rsidR="00FB69B1" w:rsidRDefault="00FB69B1">
      <w:pPr>
        <w:jc w:val="center"/>
        <w:rPr>
          <w:rFonts w:ascii="Times New Roman" w:eastAsia="Times New Roman" w:hAnsi="Times New Roman" w:cs="Times New Roman"/>
          <w:color w:val="000000"/>
          <w:sz w:val="28"/>
          <w:szCs w:val="28"/>
        </w:rPr>
      </w:pPr>
    </w:p>
    <w:p w14:paraId="5B14D787" w14:textId="77777777" w:rsidR="00FB69B1" w:rsidRDefault="00C71D99">
      <w:pPr>
        <w:shd w:val="clear" w:color="auto" w:fill="FFFFFF"/>
        <w:spacing w:before="153"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Mentors: </w:t>
      </w:r>
    </w:p>
    <w:p w14:paraId="499D41F0" w14:textId="23E48C52" w:rsidR="00FB69B1" w:rsidRDefault="00C71D99">
      <w:pPr>
        <w:shd w:val="clear" w:color="auto" w:fill="FFFFFF"/>
        <w:spacing w:before="153"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Mr. Survesh Satish Chauhan</w:t>
      </w:r>
    </w:p>
    <w:p w14:paraId="30F7839B" w14:textId="77777777" w:rsidR="00FB69B1" w:rsidRDefault="00FB69B1">
      <w:pPr>
        <w:shd w:val="clear" w:color="auto" w:fill="FFFFFF"/>
        <w:spacing w:before="153" w:after="0" w:line="240" w:lineRule="auto"/>
        <w:jc w:val="center"/>
        <w:rPr>
          <w:sz w:val="28"/>
          <w:szCs w:val="28"/>
        </w:rPr>
      </w:pPr>
    </w:p>
    <w:p w14:paraId="2280AEF9" w14:textId="77777777" w:rsidR="00FB69B1" w:rsidRDefault="00FB69B1">
      <w:pPr>
        <w:shd w:val="clear" w:color="auto" w:fill="FFFFFF"/>
        <w:spacing w:before="153" w:after="0" w:line="240" w:lineRule="auto"/>
        <w:jc w:val="center"/>
        <w:rPr>
          <w:sz w:val="28"/>
          <w:szCs w:val="28"/>
        </w:rPr>
      </w:pPr>
    </w:p>
    <w:p w14:paraId="3DC53BE2" w14:textId="77777777" w:rsidR="00FB69B1" w:rsidRDefault="00FB69B1">
      <w:pPr>
        <w:shd w:val="clear" w:color="auto" w:fill="FFFFFF"/>
        <w:spacing w:before="153" w:after="0" w:line="240" w:lineRule="auto"/>
        <w:jc w:val="center"/>
        <w:rPr>
          <w:sz w:val="28"/>
          <w:szCs w:val="28"/>
        </w:rPr>
      </w:pPr>
    </w:p>
    <w:p w14:paraId="52971422" w14:textId="77777777" w:rsidR="00FB69B1" w:rsidRDefault="00FB69B1">
      <w:pPr>
        <w:shd w:val="clear" w:color="auto" w:fill="FFFFFF"/>
        <w:spacing w:before="153" w:after="0" w:line="240" w:lineRule="auto"/>
        <w:jc w:val="center"/>
        <w:rPr>
          <w:sz w:val="28"/>
          <w:szCs w:val="28"/>
        </w:rPr>
      </w:pPr>
    </w:p>
    <w:p w14:paraId="08EC3DB0" w14:textId="77777777" w:rsidR="00FB69B1" w:rsidRDefault="00FB69B1">
      <w:pPr>
        <w:shd w:val="clear" w:color="auto" w:fill="FFFFFF"/>
        <w:spacing w:before="153" w:after="0" w:line="240" w:lineRule="auto"/>
        <w:jc w:val="center"/>
        <w:rPr>
          <w:sz w:val="28"/>
          <w:szCs w:val="28"/>
        </w:rPr>
      </w:pPr>
    </w:p>
    <w:p w14:paraId="6A073A8A" w14:textId="77777777" w:rsidR="00FB69B1" w:rsidRDefault="00C71D99">
      <w:pPr>
        <w:shd w:val="clear" w:color="auto" w:fill="FFFFFF"/>
        <w:spacing w:before="153"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5D374CFF" wp14:editId="2D91C37B">
            <wp:extent cx="5501640" cy="1021080"/>
            <wp:effectExtent l="0" t="0" r="0" b="0"/>
            <wp:docPr id="6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8"/>
                    <a:srcRect/>
                    <a:stretch>
                      <a:fillRect/>
                    </a:stretch>
                  </pic:blipFill>
                  <pic:spPr>
                    <a:xfrm>
                      <a:off x="0" y="0"/>
                      <a:ext cx="5501640" cy="1021080"/>
                    </a:xfrm>
                    <a:prstGeom prst="rect">
                      <a:avLst/>
                    </a:prstGeom>
                    <a:ln/>
                  </pic:spPr>
                </pic:pic>
              </a:graphicData>
            </a:graphic>
          </wp:inline>
        </w:drawing>
      </w:r>
    </w:p>
    <w:p w14:paraId="325DA36A" w14:textId="77777777" w:rsidR="00FB69B1" w:rsidRDefault="00FB69B1">
      <w:pPr>
        <w:shd w:val="clear" w:color="auto" w:fill="FFFFFF"/>
        <w:spacing w:before="153" w:after="0" w:line="240" w:lineRule="auto"/>
        <w:jc w:val="center"/>
        <w:rPr>
          <w:rFonts w:ascii="Times New Roman" w:eastAsia="Times New Roman" w:hAnsi="Times New Roman" w:cs="Times New Roman"/>
          <w:b/>
          <w:color w:val="000000"/>
          <w:sz w:val="33"/>
          <w:szCs w:val="33"/>
        </w:rPr>
      </w:pPr>
    </w:p>
    <w:p w14:paraId="4D52E6D5" w14:textId="77777777" w:rsidR="00FB69B1" w:rsidRDefault="00FB69B1">
      <w:pPr>
        <w:shd w:val="clear" w:color="auto" w:fill="FFFFFF"/>
        <w:spacing w:before="153" w:after="0" w:line="240" w:lineRule="auto"/>
        <w:jc w:val="center"/>
        <w:rPr>
          <w:rFonts w:ascii="Times New Roman" w:eastAsia="Times New Roman" w:hAnsi="Times New Roman" w:cs="Times New Roman"/>
          <w:b/>
          <w:color w:val="000000"/>
          <w:sz w:val="33"/>
          <w:szCs w:val="33"/>
        </w:rPr>
      </w:pPr>
    </w:p>
    <w:p w14:paraId="006E649B" w14:textId="77777777" w:rsidR="00FB69B1" w:rsidRDefault="00C71D99">
      <w:pPr>
        <w:shd w:val="clear" w:color="auto" w:fill="FFFFFF"/>
        <w:spacing w:before="153" w:after="0" w:line="240" w:lineRule="auto"/>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000000"/>
          <w:sz w:val="33"/>
          <w:szCs w:val="33"/>
        </w:rPr>
        <w:t>ABSTRACT</w:t>
      </w:r>
    </w:p>
    <w:p w14:paraId="26163F04" w14:textId="77777777" w:rsidR="00FB69B1" w:rsidRDefault="00FB69B1">
      <w:pPr>
        <w:shd w:val="clear" w:color="auto" w:fill="FFFFFF"/>
        <w:spacing w:before="153" w:after="0" w:line="240" w:lineRule="auto"/>
        <w:jc w:val="center"/>
        <w:rPr>
          <w:rFonts w:ascii="Times New Roman" w:eastAsia="Times New Roman" w:hAnsi="Times New Roman" w:cs="Times New Roman"/>
          <w:b/>
          <w:color w:val="000000"/>
          <w:sz w:val="33"/>
          <w:szCs w:val="33"/>
        </w:rPr>
      </w:pPr>
    </w:p>
    <w:p w14:paraId="3E7C327A" w14:textId="77777777" w:rsidR="00FB69B1" w:rsidRDefault="00C71D99">
      <w:pPr>
        <w:shd w:val="clear" w:color="auto" w:fill="FFFFFF"/>
        <w:spacing w:before="240"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Investment in real estate generally seems to be profitable because their property values do not decline rapidly. Generally, property values rise with respect to time and its appraised value need to be calculated. Understanding an appropriate market value i</w:t>
      </w:r>
      <w:r>
        <w:rPr>
          <w:rFonts w:ascii="Times New Roman" w:eastAsia="Times New Roman" w:hAnsi="Times New Roman" w:cs="Times New Roman"/>
          <w:color w:val="000000"/>
          <w:sz w:val="24"/>
          <w:szCs w:val="24"/>
        </w:rPr>
        <w:t>s critical during the buy or sale of a property or while applying for the loan and for the marketability of the property. These appraised values are determined by the professional appraisers. However, drawback of this practice is that these appraisers coul</w:t>
      </w:r>
      <w:r>
        <w:rPr>
          <w:rFonts w:ascii="Times New Roman" w:eastAsia="Times New Roman" w:hAnsi="Times New Roman" w:cs="Times New Roman"/>
          <w:color w:val="000000"/>
          <w:sz w:val="24"/>
          <w:szCs w:val="24"/>
        </w:rPr>
        <w:t>d be biased due to bestowed interests from buyers, sellers or mortgages. This document presents the implementation of price prediction project using machine learning methods and models to help predict the property values without any bias. This automated mo</w:t>
      </w:r>
      <w:r>
        <w:rPr>
          <w:rFonts w:ascii="Times New Roman" w:eastAsia="Times New Roman" w:hAnsi="Times New Roman" w:cs="Times New Roman"/>
          <w:color w:val="000000"/>
          <w:sz w:val="24"/>
          <w:szCs w:val="24"/>
        </w:rPr>
        <w:t>del is aimed at proving a good first estimate to the buyers and sellers alike and help less experienced customers to understand whether the property rates are overrated or underrated. The goal of this project is to critically analyze all possible variables</w:t>
      </w:r>
      <w:r>
        <w:rPr>
          <w:rFonts w:ascii="Times New Roman" w:eastAsia="Times New Roman" w:hAnsi="Times New Roman" w:cs="Times New Roman"/>
          <w:color w:val="000000"/>
          <w:sz w:val="24"/>
          <w:szCs w:val="24"/>
        </w:rPr>
        <w:t xml:space="preserve"> that can affect the house price, evaluate their interrelation and effect on the house price; run multiple regression models; use methods to improve quality of the models to finally predict the house prices with high level of accuracy.</w:t>
      </w:r>
    </w:p>
    <w:p w14:paraId="3DA9563D" w14:textId="77777777" w:rsidR="00FB69B1" w:rsidRDefault="00FB69B1">
      <w:pPr>
        <w:shd w:val="clear" w:color="auto" w:fill="FFFFFF"/>
        <w:spacing w:before="240" w:after="0" w:line="276" w:lineRule="auto"/>
        <w:jc w:val="both"/>
        <w:rPr>
          <w:rFonts w:ascii="Times New Roman" w:eastAsia="Times New Roman" w:hAnsi="Times New Roman" w:cs="Times New Roman"/>
          <w:color w:val="000000"/>
          <w:sz w:val="24"/>
          <w:szCs w:val="24"/>
        </w:rPr>
      </w:pPr>
    </w:p>
    <w:p w14:paraId="245E3123" w14:textId="77777777" w:rsidR="00FB69B1" w:rsidRDefault="00FB69B1">
      <w:pPr>
        <w:shd w:val="clear" w:color="auto" w:fill="FFFFFF"/>
        <w:spacing w:before="153" w:after="0" w:line="240" w:lineRule="auto"/>
        <w:rPr>
          <w:rFonts w:ascii="Times New Roman" w:eastAsia="Times New Roman" w:hAnsi="Times New Roman" w:cs="Times New Roman"/>
          <w:b/>
          <w:color w:val="000000"/>
          <w:sz w:val="33"/>
          <w:szCs w:val="33"/>
        </w:rPr>
      </w:pPr>
    </w:p>
    <w:p w14:paraId="4C8FD06C" w14:textId="77777777" w:rsidR="00FB69B1" w:rsidRDefault="00FB69B1">
      <w:pPr>
        <w:shd w:val="clear" w:color="auto" w:fill="FFFFFF"/>
        <w:spacing w:before="153" w:after="0" w:line="240" w:lineRule="auto"/>
        <w:rPr>
          <w:rFonts w:ascii="Times New Roman" w:eastAsia="Times New Roman" w:hAnsi="Times New Roman" w:cs="Times New Roman"/>
          <w:b/>
          <w:color w:val="000000"/>
          <w:sz w:val="33"/>
          <w:szCs w:val="33"/>
        </w:rPr>
      </w:pPr>
    </w:p>
    <w:p w14:paraId="443BAEBA" w14:textId="77777777" w:rsidR="00FB69B1" w:rsidRDefault="00FB69B1">
      <w:pPr>
        <w:shd w:val="clear" w:color="auto" w:fill="FFFFFF"/>
        <w:spacing w:before="153" w:after="0" w:line="240" w:lineRule="auto"/>
        <w:rPr>
          <w:rFonts w:ascii="Times New Roman" w:eastAsia="Times New Roman" w:hAnsi="Times New Roman" w:cs="Times New Roman"/>
          <w:b/>
          <w:color w:val="000000"/>
          <w:sz w:val="33"/>
          <w:szCs w:val="33"/>
        </w:rPr>
      </w:pPr>
    </w:p>
    <w:p w14:paraId="40AAFA33" w14:textId="77777777" w:rsidR="00FB69B1" w:rsidRDefault="00FB69B1">
      <w:pPr>
        <w:shd w:val="clear" w:color="auto" w:fill="FFFFFF"/>
        <w:spacing w:before="153" w:after="0" w:line="240" w:lineRule="auto"/>
        <w:rPr>
          <w:rFonts w:ascii="Times New Roman" w:eastAsia="Times New Roman" w:hAnsi="Times New Roman" w:cs="Times New Roman"/>
          <w:b/>
          <w:color w:val="000000"/>
          <w:sz w:val="33"/>
          <w:szCs w:val="33"/>
        </w:rPr>
      </w:pPr>
    </w:p>
    <w:p w14:paraId="7A4D4E31" w14:textId="77777777" w:rsidR="00FB69B1" w:rsidRDefault="00FB69B1">
      <w:pPr>
        <w:shd w:val="clear" w:color="auto" w:fill="FFFFFF"/>
        <w:spacing w:before="153" w:after="0" w:line="240" w:lineRule="auto"/>
        <w:rPr>
          <w:rFonts w:ascii="Times New Roman" w:eastAsia="Times New Roman" w:hAnsi="Times New Roman" w:cs="Times New Roman"/>
          <w:b/>
          <w:color w:val="000000"/>
          <w:sz w:val="33"/>
          <w:szCs w:val="33"/>
        </w:rPr>
      </w:pPr>
    </w:p>
    <w:p w14:paraId="02BD9B93" w14:textId="77777777" w:rsidR="00FB69B1" w:rsidRDefault="00FB69B1">
      <w:pPr>
        <w:shd w:val="clear" w:color="auto" w:fill="FFFFFF"/>
        <w:spacing w:before="153" w:after="0" w:line="240" w:lineRule="auto"/>
        <w:rPr>
          <w:rFonts w:ascii="Times New Roman" w:eastAsia="Times New Roman" w:hAnsi="Times New Roman" w:cs="Times New Roman"/>
          <w:b/>
          <w:color w:val="000000"/>
          <w:sz w:val="33"/>
          <w:szCs w:val="33"/>
        </w:rPr>
      </w:pPr>
    </w:p>
    <w:p w14:paraId="3F060DED" w14:textId="77777777" w:rsidR="00FB69B1" w:rsidRDefault="00FB69B1">
      <w:pPr>
        <w:shd w:val="clear" w:color="auto" w:fill="FFFFFF"/>
        <w:spacing w:before="153" w:after="0" w:line="240" w:lineRule="auto"/>
        <w:rPr>
          <w:rFonts w:ascii="Times New Roman" w:eastAsia="Times New Roman" w:hAnsi="Times New Roman" w:cs="Times New Roman"/>
          <w:b/>
          <w:color w:val="000000"/>
          <w:sz w:val="33"/>
          <w:szCs w:val="33"/>
        </w:rPr>
      </w:pPr>
    </w:p>
    <w:p w14:paraId="6651076D" w14:textId="77777777" w:rsidR="00FB69B1" w:rsidRDefault="00FB69B1">
      <w:pPr>
        <w:shd w:val="clear" w:color="auto" w:fill="FFFFFF"/>
        <w:spacing w:before="153" w:after="0" w:line="240" w:lineRule="auto"/>
        <w:rPr>
          <w:rFonts w:ascii="Times New Roman" w:eastAsia="Times New Roman" w:hAnsi="Times New Roman" w:cs="Times New Roman"/>
          <w:b/>
          <w:color w:val="000000"/>
          <w:sz w:val="33"/>
          <w:szCs w:val="33"/>
        </w:rPr>
      </w:pPr>
    </w:p>
    <w:p w14:paraId="4D96D8A2" w14:textId="77777777" w:rsidR="00FB69B1" w:rsidRDefault="00C71D99">
      <w:pPr>
        <w:rPr>
          <w:rFonts w:ascii="Times New Roman" w:eastAsia="Times New Roman" w:hAnsi="Times New Roman" w:cs="Times New Roman"/>
          <w:b/>
          <w:color w:val="000000"/>
          <w:sz w:val="33"/>
          <w:szCs w:val="33"/>
        </w:rPr>
      </w:pPr>
      <w:r>
        <w:br w:type="page"/>
      </w:r>
    </w:p>
    <w:p w14:paraId="2F01983E" w14:textId="77777777" w:rsidR="00FB69B1" w:rsidRDefault="00C71D99">
      <w:pPr>
        <w:shd w:val="clear" w:color="auto" w:fill="FFFFFF"/>
        <w:spacing w:before="153" w:after="0" w:line="24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Table of Contents</w:t>
      </w:r>
    </w:p>
    <w:p w14:paraId="6B3A50BF" w14:textId="77777777" w:rsidR="00FB69B1" w:rsidRDefault="00FB69B1">
      <w:pPr>
        <w:keepNext/>
        <w:keepLines/>
        <w:pBdr>
          <w:top w:val="nil"/>
          <w:left w:val="nil"/>
          <w:bottom w:val="nil"/>
          <w:right w:val="nil"/>
          <w:between w:val="nil"/>
        </w:pBdr>
        <w:spacing w:before="240" w:after="0"/>
        <w:rPr>
          <w:color w:val="2F5496"/>
          <w:sz w:val="32"/>
          <w:szCs w:val="32"/>
        </w:rPr>
      </w:pPr>
    </w:p>
    <w:p w14:paraId="3738A181" w14:textId="77777777" w:rsidR="00FB69B1" w:rsidRDefault="00C71D99">
      <w:pPr>
        <w:pBdr>
          <w:top w:val="nil"/>
          <w:left w:val="nil"/>
          <w:bottom w:val="nil"/>
          <w:right w:val="nil"/>
          <w:between w:val="nil"/>
        </w:pBdr>
        <w:spacing w:after="100"/>
        <w:rPr>
          <w:color w:val="000000"/>
        </w:rPr>
      </w:pPr>
      <w:r>
        <w:rPr>
          <w:color w:val="000000"/>
        </w:rPr>
        <w:t>Chapter1: Project Definition and Planning4</w:t>
      </w:r>
    </w:p>
    <w:p w14:paraId="12989DEB" w14:textId="77777777" w:rsidR="00FB69B1" w:rsidRDefault="00C71D99">
      <w:pPr>
        <w:pBdr>
          <w:top w:val="nil"/>
          <w:left w:val="nil"/>
          <w:bottom w:val="nil"/>
          <w:right w:val="nil"/>
          <w:between w:val="nil"/>
        </w:pBdr>
        <w:spacing w:after="100"/>
        <w:ind w:left="216"/>
        <w:rPr>
          <w:color w:val="000000"/>
        </w:rPr>
      </w:pPr>
      <w:r>
        <w:rPr>
          <w:color w:val="000000"/>
        </w:rPr>
        <w:t>Introduction4</w:t>
      </w:r>
    </w:p>
    <w:p w14:paraId="03EF01DD" w14:textId="77777777" w:rsidR="00FB69B1" w:rsidRDefault="00C71D99">
      <w:pPr>
        <w:pBdr>
          <w:top w:val="nil"/>
          <w:left w:val="nil"/>
          <w:bottom w:val="nil"/>
          <w:right w:val="nil"/>
          <w:between w:val="nil"/>
        </w:pBdr>
        <w:spacing w:after="100"/>
        <w:ind w:left="216"/>
        <w:rPr>
          <w:color w:val="000000"/>
        </w:rPr>
      </w:pPr>
      <w:r>
        <w:rPr>
          <w:color w:val="000000"/>
        </w:rPr>
        <w:t>1.1 Problem Statement4</w:t>
      </w:r>
    </w:p>
    <w:p w14:paraId="03272553" w14:textId="77777777" w:rsidR="00FB69B1" w:rsidRDefault="00C71D99">
      <w:pPr>
        <w:pBdr>
          <w:top w:val="nil"/>
          <w:left w:val="nil"/>
          <w:bottom w:val="nil"/>
          <w:right w:val="nil"/>
          <w:between w:val="nil"/>
        </w:pBdr>
        <w:spacing w:after="100"/>
        <w:ind w:left="216"/>
        <w:rPr>
          <w:color w:val="000000"/>
        </w:rPr>
      </w:pPr>
      <w:r>
        <w:rPr>
          <w:color w:val="000000"/>
        </w:rPr>
        <w:t>1.2 Objective4</w:t>
      </w:r>
    </w:p>
    <w:p w14:paraId="0FCF90CF" w14:textId="77777777" w:rsidR="00FB69B1" w:rsidRDefault="00C71D99">
      <w:pPr>
        <w:pBdr>
          <w:top w:val="nil"/>
          <w:left w:val="nil"/>
          <w:bottom w:val="nil"/>
          <w:right w:val="nil"/>
          <w:between w:val="nil"/>
        </w:pBdr>
        <w:spacing w:after="100"/>
        <w:ind w:left="216"/>
        <w:rPr>
          <w:color w:val="000000"/>
        </w:rPr>
      </w:pPr>
      <w:r>
        <w:rPr>
          <w:color w:val="000000"/>
        </w:rPr>
        <w:t>1.3 Project Flowchart4</w:t>
      </w:r>
    </w:p>
    <w:p w14:paraId="28F31CC3" w14:textId="77777777" w:rsidR="00FB69B1" w:rsidRDefault="00FB69B1"/>
    <w:p w14:paraId="11A31ADE" w14:textId="77777777" w:rsidR="00FB69B1" w:rsidRDefault="00C71D99">
      <w:pPr>
        <w:pBdr>
          <w:top w:val="nil"/>
          <w:left w:val="nil"/>
          <w:bottom w:val="nil"/>
          <w:right w:val="nil"/>
          <w:between w:val="nil"/>
        </w:pBdr>
        <w:spacing w:after="100"/>
        <w:rPr>
          <w:color w:val="000000"/>
        </w:rPr>
      </w:pPr>
      <w:r>
        <w:rPr>
          <w:color w:val="000000"/>
        </w:rPr>
        <w:t>Chapter2: Data Understanding and Pre-Processing6</w:t>
      </w:r>
    </w:p>
    <w:p w14:paraId="394A68B4" w14:textId="77777777" w:rsidR="00FB69B1" w:rsidRDefault="00C71D99">
      <w:pPr>
        <w:pBdr>
          <w:top w:val="nil"/>
          <w:left w:val="nil"/>
          <w:bottom w:val="nil"/>
          <w:right w:val="nil"/>
          <w:between w:val="nil"/>
        </w:pBdr>
        <w:spacing w:after="100"/>
        <w:ind w:left="216"/>
        <w:rPr>
          <w:color w:val="000000"/>
        </w:rPr>
      </w:pPr>
      <w:r>
        <w:rPr>
          <w:color w:val="000000"/>
        </w:rPr>
        <w:t>2.1 Data Collection6</w:t>
      </w:r>
    </w:p>
    <w:p w14:paraId="769F81C0" w14:textId="77777777" w:rsidR="00FB69B1" w:rsidRDefault="00C71D99">
      <w:pPr>
        <w:pBdr>
          <w:top w:val="nil"/>
          <w:left w:val="nil"/>
          <w:bottom w:val="nil"/>
          <w:right w:val="nil"/>
          <w:between w:val="nil"/>
        </w:pBdr>
        <w:spacing w:after="100"/>
        <w:ind w:left="216"/>
        <w:rPr>
          <w:color w:val="000000"/>
        </w:rPr>
      </w:pPr>
      <w:r>
        <w:rPr>
          <w:color w:val="000000"/>
        </w:rPr>
        <w:t>2.2 Data Cleaning / Data Editing7</w:t>
      </w:r>
    </w:p>
    <w:p w14:paraId="6041A413" w14:textId="77777777" w:rsidR="00FB69B1" w:rsidRDefault="00C71D99">
      <w:pPr>
        <w:pBdr>
          <w:top w:val="nil"/>
          <w:left w:val="nil"/>
          <w:bottom w:val="nil"/>
          <w:right w:val="nil"/>
          <w:between w:val="nil"/>
        </w:pBdr>
        <w:spacing w:after="100"/>
        <w:ind w:left="216"/>
        <w:rPr>
          <w:color w:val="000000"/>
        </w:rPr>
      </w:pPr>
      <w:r>
        <w:rPr>
          <w:color w:val="000000"/>
        </w:rPr>
        <w:t>2.3 EDA8</w:t>
      </w:r>
    </w:p>
    <w:p w14:paraId="51405A86" w14:textId="77777777" w:rsidR="00FB69B1" w:rsidRDefault="00C71D99">
      <w:pPr>
        <w:pBdr>
          <w:top w:val="nil"/>
          <w:left w:val="nil"/>
          <w:bottom w:val="nil"/>
          <w:right w:val="nil"/>
          <w:between w:val="nil"/>
        </w:pBdr>
        <w:spacing w:after="100"/>
        <w:ind w:left="446"/>
        <w:rPr>
          <w:color w:val="000000"/>
        </w:rPr>
      </w:pPr>
      <w:r>
        <w:rPr>
          <w:color w:val="000000"/>
        </w:rPr>
        <w:t>2.3.1 Data Distribution8</w:t>
      </w:r>
    </w:p>
    <w:p w14:paraId="2CDD968E" w14:textId="77777777" w:rsidR="00FB69B1" w:rsidRDefault="00C71D99">
      <w:pPr>
        <w:pBdr>
          <w:top w:val="nil"/>
          <w:left w:val="nil"/>
          <w:bottom w:val="nil"/>
          <w:right w:val="nil"/>
          <w:between w:val="nil"/>
        </w:pBdr>
        <w:spacing w:after="100"/>
        <w:ind w:left="446"/>
        <w:rPr>
          <w:color w:val="000000"/>
        </w:rPr>
      </w:pPr>
      <w:r>
        <w:rPr>
          <w:color w:val="000000"/>
        </w:rPr>
        <w:t>2.3.2 Univariate Analyses – by Box Plots9</w:t>
      </w:r>
    </w:p>
    <w:p w14:paraId="4BE59130" w14:textId="77777777" w:rsidR="00FB69B1" w:rsidRDefault="00C71D99">
      <w:pPr>
        <w:pBdr>
          <w:top w:val="nil"/>
          <w:left w:val="nil"/>
          <w:bottom w:val="nil"/>
          <w:right w:val="nil"/>
          <w:between w:val="nil"/>
        </w:pBdr>
        <w:spacing w:after="100"/>
        <w:ind w:left="446"/>
        <w:rPr>
          <w:color w:val="000000"/>
        </w:rPr>
      </w:pPr>
      <w:r>
        <w:rPr>
          <w:color w:val="000000"/>
        </w:rPr>
        <w:t>2.3.3 Univariate Analyses – Visualizing skewness 11</w:t>
      </w:r>
    </w:p>
    <w:p w14:paraId="40FFC2D7" w14:textId="77777777" w:rsidR="00FB69B1" w:rsidRDefault="00C71D99">
      <w:pPr>
        <w:pBdr>
          <w:top w:val="nil"/>
          <w:left w:val="nil"/>
          <w:bottom w:val="nil"/>
          <w:right w:val="nil"/>
          <w:between w:val="nil"/>
        </w:pBdr>
        <w:spacing w:after="100"/>
        <w:ind w:left="446"/>
        <w:rPr>
          <w:color w:val="000000"/>
        </w:rPr>
      </w:pPr>
      <w:r>
        <w:rPr>
          <w:color w:val="000000"/>
        </w:rPr>
        <w:t>2.3.4 Outlier Treatment 12</w:t>
      </w:r>
    </w:p>
    <w:p w14:paraId="2EE29B3B" w14:textId="77777777" w:rsidR="00FB69B1" w:rsidRDefault="00C71D99">
      <w:pPr>
        <w:pBdr>
          <w:top w:val="nil"/>
          <w:left w:val="nil"/>
          <w:bottom w:val="nil"/>
          <w:right w:val="nil"/>
          <w:between w:val="nil"/>
        </w:pBdr>
        <w:spacing w:after="100"/>
        <w:ind w:left="446"/>
        <w:rPr>
          <w:color w:val="000000"/>
        </w:rPr>
      </w:pPr>
      <w:r>
        <w:rPr>
          <w:color w:val="000000"/>
        </w:rPr>
        <w:t>2.3.5 Bivariate Analyses: Analyzing target attribute with other variables 17</w:t>
      </w:r>
    </w:p>
    <w:p w14:paraId="4669FA34" w14:textId="77777777" w:rsidR="00FB69B1" w:rsidRDefault="00C71D99">
      <w:pPr>
        <w:pBdr>
          <w:top w:val="nil"/>
          <w:left w:val="nil"/>
          <w:bottom w:val="nil"/>
          <w:right w:val="nil"/>
          <w:between w:val="nil"/>
        </w:pBdr>
        <w:spacing w:after="100"/>
        <w:ind w:left="446"/>
        <w:rPr>
          <w:color w:val="000000"/>
        </w:rPr>
      </w:pPr>
      <w:r>
        <w:rPr>
          <w:color w:val="000000"/>
        </w:rPr>
        <w:t>2.3.6 Multivariate Analyses: Correlation among variables 22</w:t>
      </w:r>
    </w:p>
    <w:p w14:paraId="6AB07993" w14:textId="77777777" w:rsidR="00FB69B1" w:rsidRDefault="00FB69B1"/>
    <w:p w14:paraId="0F34F0B2" w14:textId="77777777" w:rsidR="00FB69B1" w:rsidRDefault="00C71D99">
      <w:pPr>
        <w:pBdr>
          <w:top w:val="nil"/>
          <w:left w:val="nil"/>
          <w:bottom w:val="nil"/>
          <w:right w:val="nil"/>
          <w:between w:val="nil"/>
        </w:pBdr>
        <w:spacing w:after="100"/>
        <w:rPr>
          <w:color w:val="000000"/>
        </w:rPr>
      </w:pPr>
      <w:r>
        <w:rPr>
          <w:color w:val="000000"/>
        </w:rPr>
        <w:t>Chapter3: Machine Learning Models25</w:t>
      </w:r>
    </w:p>
    <w:p w14:paraId="7D028C8A" w14:textId="77777777" w:rsidR="00FB69B1" w:rsidRDefault="00C71D99">
      <w:pPr>
        <w:pBdr>
          <w:top w:val="nil"/>
          <w:left w:val="nil"/>
          <w:bottom w:val="nil"/>
          <w:right w:val="nil"/>
          <w:between w:val="nil"/>
        </w:pBdr>
        <w:spacing w:after="100"/>
        <w:ind w:left="216"/>
        <w:rPr>
          <w:color w:val="000000"/>
        </w:rPr>
      </w:pPr>
      <w:r>
        <w:rPr>
          <w:color w:val="000000"/>
        </w:rPr>
        <w:t>3.1 Methodology25</w:t>
      </w:r>
    </w:p>
    <w:p w14:paraId="65D68CF5" w14:textId="77777777" w:rsidR="00FB69B1" w:rsidRDefault="00C71D99">
      <w:pPr>
        <w:pBdr>
          <w:top w:val="nil"/>
          <w:left w:val="nil"/>
          <w:bottom w:val="nil"/>
          <w:right w:val="nil"/>
          <w:between w:val="nil"/>
        </w:pBdr>
        <w:spacing w:after="100"/>
        <w:ind w:left="216"/>
        <w:rPr>
          <w:color w:val="000000"/>
        </w:rPr>
      </w:pPr>
      <w:r>
        <w:rPr>
          <w:color w:val="000000"/>
        </w:rPr>
        <w:t>3.2 Model Metrices and Cross Validation25</w:t>
      </w:r>
    </w:p>
    <w:p w14:paraId="72EA7289" w14:textId="77777777" w:rsidR="00FB69B1" w:rsidRDefault="00C71D99">
      <w:pPr>
        <w:pBdr>
          <w:top w:val="nil"/>
          <w:left w:val="nil"/>
          <w:bottom w:val="nil"/>
          <w:right w:val="nil"/>
          <w:between w:val="nil"/>
        </w:pBdr>
        <w:spacing w:after="100"/>
        <w:ind w:left="216"/>
        <w:rPr>
          <w:color w:val="000000"/>
        </w:rPr>
      </w:pPr>
      <w:r>
        <w:rPr>
          <w:color w:val="000000"/>
        </w:rPr>
        <w:t>3.3 Dataset Split prio</w:t>
      </w:r>
      <w:r>
        <w:rPr>
          <w:color w:val="000000"/>
        </w:rPr>
        <w:t>r to Modeling26</w:t>
      </w:r>
    </w:p>
    <w:p w14:paraId="2738E250" w14:textId="77777777" w:rsidR="00FB69B1" w:rsidRDefault="00C71D99">
      <w:pPr>
        <w:pBdr>
          <w:top w:val="nil"/>
          <w:left w:val="nil"/>
          <w:bottom w:val="nil"/>
          <w:right w:val="nil"/>
          <w:between w:val="nil"/>
        </w:pBdr>
        <w:spacing w:after="100"/>
        <w:ind w:left="216"/>
        <w:rPr>
          <w:color w:val="000000"/>
        </w:rPr>
      </w:pPr>
      <w:r>
        <w:rPr>
          <w:color w:val="000000"/>
        </w:rPr>
        <w:t>3.4 Base Model Generation: Linear Regression 27</w:t>
      </w:r>
    </w:p>
    <w:p w14:paraId="4C4EEA4F" w14:textId="77777777" w:rsidR="00FB69B1" w:rsidRDefault="00C71D99">
      <w:pPr>
        <w:pBdr>
          <w:top w:val="nil"/>
          <w:left w:val="nil"/>
          <w:bottom w:val="nil"/>
          <w:right w:val="nil"/>
          <w:between w:val="nil"/>
        </w:pBdr>
        <w:spacing w:after="100"/>
        <w:ind w:left="216"/>
        <w:rPr>
          <w:color w:val="000000"/>
        </w:rPr>
      </w:pPr>
      <w:r>
        <w:rPr>
          <w:color w:val="000000"/>
        </w:rPr>
        <w:t>3.5 Other Models and Performance and Performance Vis-à-vis the Base Model 28</w:t>
      </w:r>
    </w:p>
    <w:p w14:paraId="0A7FAAF9" w14:textId="77777777" w:rsidR="00FB69B1" w:rsidRDefault="00C71D99">
      <w:pPr>
        <w:pBdr>
          <w:top w:val="nil"/>
          <w:left w:val="nil"/>
          <w:bottom w:val="nil"/>
          <w:right w:val="nil"/>
          <w:between w:val="nil"/>
        </w:pBdr>
        <w:spacing w:after="100"/>
        <w:ind w:left="216"/>
        <w:rPr>
          <w:color w:val="000000"/>
        </w:rPr>
      </w:pPr>
      <w:r>
        <w:rPr>
          <w:color w:val="000000"/>
        </w:rPr>
        <w:t>3.6 Hyperparameter Tuning &amp; Final Model Selection31</w:t>
      </w:r>
    </w:p>
    <w:p w14:paraId="5ECED6DD" w14:textId="77777777" w:rsidR="00FB69B1" w:rsidRDefault="00C71D99">
      <w:pPr>
        <w:pBdr>
          <w:top w:val="nil"/>
          <w:left w:val="nil"/>
          <w:bottom w:val="nil"/>
          <w:right w:val="nil"/>
          <w:between w:val="nil"/>
        </w:pBdr>
        <w:spacing w:after="100"/>
        <w:ind w:left="216"/>
        <w:rPr>
          <w:color w:val="000000"/>
        </w:rPr>
      </w:pPr>
      <w:r>
        <w:rPr>
          <w:color w:val="000000"/>
        </w:rPr>
        <w:t>3.7 Implication &amp; Application of the Machine Learning Model32</w:t>
      </w:r>
    </w:p>
    <w:p w14:paraId="4015D645" w14:textId="77777777" w:rsidR="00FB69B1" w:rsidRDefault="00C71D99">
      <w:pPr>
        <w:pBdr>
          <w:top w:val="nil"/>
          <w:left w:val="nil"/>
          <w:bottom w:val="nil"/>
          <w:right w:val="nil"/>
          <w:between w:val="nil"/>
        </w:pBdr>
        <w:spacing w:after="100"/>
        <w:ind w:left="216"/>
        <w:rPr>
          <w:color w:val="000000"/>
        </w:rPr>
      </w:pPr>
      <w:r>
        <w:rPr>
          <w:color w:val="000000"/>
        </w:rPr>
        <w:t>3.8 Conclusion and Reflection 33</w:t>
      </w:r>
    </w:p>
    <w:p w14:paraId="20C9E3D1" w14:textId="77777777" w:rsidR="00FB69B1" w:rsidRDefault="00C71D99">
      <w:pPr>
        <w:pBdr>
          <w:top w:val="nil"/>
          <w:left w:val="nil"/>
          <w:bottom w:val="nil"/>
          <w:right w:val="nil"/>
          <w:between w:val="nil"/>
        </w:pBdr>
        <w:spacing w:after="100"/>
        <w:ind w:left="216"/>
        <w:rPr>
          <w:color w:val="000000"/>
        </w:rPr>
      </w:pPr>
      <w:r>
        <w:rPr>
          <w:color w:val="000000"/>
        </w:rPr>
        <w:t>3.9 Closing Remarks and Scope for Improvement 33</w:t>
      </w:r>
    </w:p>
    <w:p w14:paraId="7C359F17" w14:textId="77777777" w:rsidR="00FB69B1" w:rsidRDefault="00FB69B1"/>
    <w:p w14:paraId="30253137" w14:textId="77777777" w:rsidR="00FB69B1" w:rsidRDefault="00C71D99">
      <w:r>
        <w:t>APPENDIX: List of Figures34</w:t>
      </w:r>
    </w:p>
    <w:p w14:paraId="1DDDC833" w14:textId="77777777" w:rsidR="00FB69B1" w:rsidRDefault="00FB69B1"/>
    <w:p w14:paraId="60560F5D" w14:textId="77777777" w:rsidR="00FB69B1" w:rsidRDefault="00FB69B1">
      <w:pPr>
        <w:shd w:val="clear" w:color="auto" w:fill="FFFFFF"/>
        <w:spacing w:before="153" w:after="0" w:line="240" w:lineRule="auto"/>
        <w:jc w:val="center"/>
        <w:rPr>
          <w:rFonts w:ascii="Times New Roman" w:eastAsia="Times New Roman" w:hAnsi="Times New Roman" w:cs="Times New Roman"/>
          <w:b/>
          <w:color w:val="000000"/>
          <w:sz w:val="48"/>
          <w:szCs w:val="48"/>
        </w:rPr>
      </w:pPr>
    </w:p>
    <w:p w14:paraId="60983D86" w14:textId="77777777" w:rsidR="00FB69B1" w:rsidRDefault="00FB69B1">
      <w:pPr>
        <w:shd w:val="clear" w:color="auto" w:fill="FFFFFF"/>
        <w:spacing w:before="153" w:after="0" w:line="240" w:lineRule="auto"/>
        <w:rPr>
          <w:rFonts w:ascii="Times New Roman" w:eastAsia="Times New Roman" w:hAnsi="Times New Roman" w:cs="Times New Roman"/>
          <w:b/>
          <w:color w:val="000000"/>
          <w:sz w:val="44"/>
          <w:szCs w:val="44"/>
        </w:rPr>
      </w:pPr>
    </w:p>
    <w:p w14:paraId="4B7D163F" w14:textId="77777777" w:rsidR="00FB69B1" w:rsidRDefault="00C71D99">
      <w:pPr>
        <w:shd w:val="clear" w:color="auto" w:fill="FFFFFF"/>
        <w:spacing w:before="153" w:after="0" w:line="240" w:lineRule="auto"/>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Chapter 1: Project Definition and Planning</w:t>
      </w:r>
    </w:p>
    <w:p w14:paraId="18CB3D31" w14:textId="77777777" w:rsidR="00FB69B1" w:rsidRDefault="00FB69B1">
      <w:pPr>
        <w:shd w:val="clear" w:color="auto" w:fill="FFFFFF"/>
        <w:spacing w:before="153" w:after="0" w:line="240" w:lineRule="auto"/>
        <w:rPr>
          <w:rFonts w:ascii="Times New Roman" w:eastAsia="Times New Roman" w:hAnsi="Times New Roman" w:cs="Times New Roman"/>
          <w:b/>
          <w:color w:val="000000"/>
          <w:sz w:val="33"/>
          <w:szCs w:val="33"/>
        </w:rPr>
      </w:pPr>
    </w:p>
    <w:p w14:paraId="47F72D28" w14:textId="77777777" w:rsidR="00FB69B1" w:rsidRDefault="00C71D99">
      <w:pPr>
        <w:shd w:val="clear" w:color="auto" w:fill="FFFFFF"/>
        <w:spacing w:before="153" w:after="0" w:line="240" w:lineRule="auto"/>
        <w:rPr>
          <w:rFonts w:ascii="Times New Roman" w:eastAsia="Times New Roman" w:hAnsi="Times New Roman" w:cs="Times New Roman"/>
          <w:b/>
          <w:color w:val="000000"/>
          <w:sz w:val="33"/>
          <w:szCs w:val="33"/>
        </w:rPr>
      </w:pPr>
      <w:r>
        <w:rPr>
          <w:rFonts w:ascii="Times New Roman" w:eastAsia="Times New Roman" w:hAnsi="Times New Roman" w:cs="Times New Roman"/>
          <w:b/>
          <w:color w:val="000000"/>
          <w:sz w:val="33"/>
          <w:szCs w:val="33"/>
        </w:rPr>
        <w:t>Introduction</w:t>
      </w:r>
    </w:p>
    <w:p w14:paraId="708C45C0" w14:textId="77777777" w:rsidR="00FB69B1" w:rsidRDefault="00C71D99">
      <w:pPr>
        <w:pBdr>
          <w:top w:val="nil"/>
          <w:left w:val="nil"/>
          <w:bottom w:val="nil"/>
          <w:right w:val="nil"/>
          <w:between w:val="nil"/>
        </w:pBdr>
        <w:shd w:val="clear" w:color="auto" w:fill="FFFFFF"/>
        <w:spacing w:before="240"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are looking to buy a new home tend to be more conservative with their budgets and market strategies. Ideally, to find house prices, one usually tries to find similar properties in their neighborhood and based on gathered data they will try to assess</w:t>
      </w:r>
      <w:r>
        <w:rPr>
          <w:rFonts w:ascii="Times New Roman" w:eastAsia="Times New Roman" w:hAnsi="Times New Roman" w:cs="Times New Roman"/>
          <w:color w:val="000000"/>
          <w:sz w:val="24"/>
          <w:szCs w:val="24"/>
        </w:rPr>
        <w:t xml:space="preserve"> the house price. A house value is simply more than location and square footage. There are multiple features that will come into the consideration while estimating the house price. The customer's expectations differ from one individual to another. As there</w:t>
      </w:r>
      <w:r>
        <w:rPr>
          <w:rFonts w:ascii="Times New Roman" w:eastAsia="Times New Roman" w:hAnsi="Times New Roman" w:cs="Times New Roman"/>
          <w:color w:val="000000"/>
          <w:sz w:val="24"/>
          <w:szCs w:val="24"/>
        </w:rPr>
        <w:t xml:space="preserve"> are multiple features that decide the house values, it is difficult for buyer/seller to set the right target price. The seller has to fix the price based on the market value by considering all aspects that give a house its value. It can’t be too low or to</w:t>
      </w:r>
      <w:r>
        <w:rPr>
          <w:rFonts w:ascii="Times New Roman" w:eastAsia="Times New Roman" w:hAnsi="Times New Roman" w:cs="Times New Roman"/>
          <w:color w:val="000000"/>
          <w:sz w:val="24"/>
          <w:szCs w:val="24"/>
        </w:rPr>
        <w:t>o high. Similarly, buyers should be aware of their target price based on all the desired requirements. House price prediction also helps the seller determine the selling price of a house so that the house is sold as quickly as possible and for the buyers t</w:t>
      </w:r>
      <w:r>
        <w:rPr>
          <w:rFonts w:ascii="Times New Roman" w:eastAsia="Times New Roman" w:hAnsi="Times New Roman" w:cs="Times New Roman"/>
          <w:color w:val="000000"/>
          <w:sz w:val="24"/>
          <w:szCs w:val="24"/>
        </w:rPr>
        <w:t xml:space="preserve">o make a prompt and well-informed decision to buy a buy that meet their requirements. </w:t>
      </w:r>
    </w:p>
    <w:p w14:paraId="505CB802" w14:textId="77777777" w:rsidR="00FB69B1" w:rsidRDefault="00FB69B1">
      <w:pPr>
        <w:pBdr>
          <w:top w:val="nil"/>
          <w:left w:val="nil"/>
          <w:bottom w:val="nil"/>
          <w:right w:val="nil"/>
          <w:between w:val="nil"/>
        </w:pBdr>
        <w:shd w:val="clear" w:color="auto" w:fill="FFFFFF"/>
        <w:spacing w:before="240" w:after="0" w:line="276" w:lineRule="auto"/>
        <w:jc w:val="both"/>
        <w:rPr>
          <w:rFonts w:ascii="Times New Roman" w:eastAsia="Times New Roman" w:hAnsi="Times New Roman" w:cs="Times New Roman"/>
          <w:color w:val="000000"/>
          <w:sz w:val="24"/>
          <w:szCs w:val="24"/>
        </w:rPr>
      </w:pPr>
    </w:p>
    <w:p w14:paraId="100BF5E1" w14:textId="77777777" w:rsidR="00FB69B1" w:rsidRDefault="00C71D99">
      <w:pPr>
        <w:pBdr>
          <w:top w:val="nil"/>
          <w:left w:val="nil"/>
          <w:bottom w:val="nil"/>
          <w:right w:val="nil"/>
          <w:between w:val="nil"/>
        </w:pBdr>
        <w:shd w:val="clear" w:color="auto" w:fill="FFFFFF"/>
        <w:spacing w:before="240"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1.1 Problem Statement</w:t>
      </w:r>
    </w:p>
    <w:p w14:paraId="35E4615A" w14:textId="77777777" w:rsidR="00FB69B1" w:rsidRDefault="00C71D99">
      <w:pPr>
        <w:numPr>
          <w:ilvl w:val="0"/>
          <w:numId w:val="6"/>
        </w:numPr>
        <w:pBdr>
          <w:top w:val="nil"/>
          <w:left w:val="nil"/>
          <w:bottom w:val="nil"/>
          <w:right w:val="nil"/>
          <w:between w:val="nil"/>
        </w:pBdr>
        <w:shd w:val="clear" w:color="auto" w:fill="FFFFFF"/>
        <w:spacing w:before="240"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Housing sales price is determined by numerous factors such as area of the property, location of the house, number of bedrooms and so on. The goal </w:t>
      </w:r>
      <w:r>
        <w:rPr>
          <w:rFonts w:ascii="Times New Roman" w:eastAsia="Times New Roman" w:hAnsi="Times New Roman" w:cs="Times New Roman"/>
          <w:color w:val="000000"/>
          <w:sz w:val="24"/>
          <w:szCs w:val="24"/>
        </w:rPr>
        <w:t>is to predict efficient house pricing for real estate with respect to customers budgets and priorities.</w:t>
      </w:r>
    </w:p>
    <w:p w14:paraId="15777E68" w14:textId="77777777" w:rsidR="00FB69B1" w:rsidRDefault="00C71D99">
      <w:pPr>
        <w:numPr>
          <w:ilvl w:val="0"/>
          <w:numId w:val="6"/>
        </w:numPr>
        <w:pBdr>
          <w:top w:val="nil"/>
          <w:left w:val="nil"/>
          <w:bottom w:val="nil"/>
          <w:right w:val="nil"/>
          <w:between w:val="nil"/>
        </w:pBdr>
        <w:shd w:val="clear" w:color="auto" w:fill="FFFFFF"/>
        <w:spacing w:before="240"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As sizeable data are typically available in terms of factors affecting house prices, machine learning methods could efficiently work on those multitude </w:t>
      </w:r>
      <w:r>
        <w:rPr>
          <w:rFonts w:ascii="Times New Roman" w:eastAsia="Times New Roman" w:hAnsi="Times New Roman" w:cs="Times New Roman"/>
          <w:color w:val="000000"/>
          <w:sz w:val="24"/>
          <w:szCs w:val="24"/>
        </w:rPr>
        <w:t>of factors and use the intricate inter-relationships of the independent variables to estimate the approximate house costs with high accuracy.</w:t>
      </w:r>
    </w:p>
    <w:p w14:paraId="243924EA" w14:textId="77777777" w:rsidR="00FB69B1" w:rsidRDefault="00C71D99">
      <w:pPr>
        <w:pBdr>
          <w:top w:val="nil"/>
          <w:left w:val="nil"/>
          <w:bottom w:val="nil"/>
          <w:right w:val="nil"/>
          <w:between w:val="nil"/>
        </w:pBdr>
        <w:shd w:val="clear" w:color="auto" w:fill="FFFFFF"/>
        <w:spacing w:before="240"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1.2 Objective</w:t>
      </w:r>
    </w:p>
    <w:p w14:paraId="3F49E346" w14:textId="77777777" w:rsidR="00FB69B1" w:rsidRDefault="00C71D99">
      <w:pPr>
        <w:numPr>
          <w:ilvl w:val="0"/>
          <w:numId w:val="12"/>
        </w:numPr>
        <w:pBdr>
          <w:top w:val="nil"/>
          <w:left w:val="nil"/>
          <w:bottom w:val="nil"/>
          <w:right w:val="nil"/>
          <w:between w:val="nil"/>
        </w:pBdr>
        <w:shd w:val="clear" w:color="auto" w:fill="FFFFFF"/>
        <w:spacing w:before="240" w:after="24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predict the selling price of the houses using various machine learning algorithms.</w:t>
      </w:r>
    </w:p>
    <w:p w14:paraId="10A0CC19" w14:textId="77777777" w:rsidR="00FB69B1" w:rsidRDefault="00C71D99">
      <w:pPr>
        <w:numPr>
          <w:ilvl w:val="0"/>
          <w:numId w:val="12"/>
        </w:numPr>
        <w:spacing w:after="240" w:line="276" w:lineRule="auto"/>
        <w:ind w:right="4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analyze and compare model’s performance in order to choose the best model.</w:t>
      </w:r>
    </w:p>
    <w:p w14:paraId="03C2A27E" w14:textId="77777777" w:rsidR="00FB69B1" w:rsidRDefault="00C71D99">
      <w:pPr>
        <w:pBdr>
          <w:top w:val="nil"/>
          <w:left w:val="nil"/>
          <w:bottom w:val="nil"/>
          <w:right w:val="nil"/>
          <w:between w:val="nil"/>
        </w:pBdr>
        <w:shd w:val="clear" w:color="auto" w:fill="FFFFFF"/>
        <w:spacing w:before="240"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1.3 Project Flowchart</w:t>
      </w:r>
    </w:p>
    <w:sdt>
      <w:sdtPr>
        <w:tag w:val="goog_rdk_1"/>
        <w:id w:val="-1621603818"/>
      </w:sdtPr>
      <w:sdtEndPr/>
      <w:sdtContent>
        <w:p w14:paraId="5CE07338" w14:textId="77777777" w:rsidR="00FB69B1" w:rsidRDefault="00C71D99">
          <w:pPr>
            <w:pBdr>
              <w:top w:val="nil"/>
              <w:left w:val="nil"/>
              <w:bottom w:val="nil"/>
              <w:right w:val="nil"/>
              <w:between w:val="nil"/>
            </w:pBdr>
            <w:shd w:val="clear" w:color="auto" w:fill="FFFFFF"/>
            <w:spacing w:before="240" w:after="0" w:line="276" w:lineRule="auto"/>
            <w:jc w:val="both"/>
            <w:rPr>
              <w:ins w:id="0" w:author="Rishika Basu" w:date="2021-04-22T16:48:00Z"/>
              <w:rFonts w:ascii="Times New Roman" w:eastAsia="Times New Roman" w:hAnsi="Times New Roman" w:cs="Times New Roman"/>
              <w:color w:val="000000"/>
              <w:sz w:val="24"/>
              <w:szCs w:val="24"/>
            </w:rPr>
            <w:sectPr w:rsidR="00FB69B1">
              <w:footerReference w:type="default" r:id="rId9"/>
              <w:pgSz w:w="11906" w:h="16838"/>
              <w:pgMar w:top="1440" w:right="1440" w:bottom="1440" w:left="1440" w:header="708" w:footer="708" w:gutter="0"/>
              <w:pgNumType w:start="1"/>
              <w:cols w:space="720"/>
              <w:titlePg/>
            </w:sectPr>
          </w:pPr>
          <w:r>
            <w:rPr>
              <w:rFonts w:ascii="Times New Roman" w:eastAsia="Times New Roman" w:hAnsi="Times New Roman" w:cs="Times New Roman"/>
              <w:color w:val="000000"/>
              <w:sz w:val="24"/>
              <w:szCs w:val="24"/>
            </w:rPr>
            <w:t>Designing the project plan and process flow is the blueprint of the project and defines the end-to-end flow of steps required to carry out the project. Housing price prediction is a Regression problem hence we’ll deploy the individual elements of the proce</w:t>
          </w:r>
          <w:r>
            <w:rPr>
              <w:rFonts w:ascii="Times New Roman" w:eastAsia="Times New Roman" w:hAnsi="Times New Roman" w:cs="Times New Roman"/>
              <w:color w:val="000000"/>
              <w:sz w:val="24"/>
              <w:szCs w:val="24"/>
            </w:rPr>
            <w:t>ss accordingly, keeping in line with broader machine learning guiding principles throughout the process.</w:t>
          </w:r>
          <w:sdt>
            <w:sdtPr>
              <w:tag w:val="goog_rdk_0"/>
              <w:id w:val="-1483382775"/>
            </w:sdtPr>
            <w:sdtEndPr/>
            <w:sdtContent/>
          </w:sdt>
        </w:p>
      </w:sdtContent>
    </w:sdt>
    <w:p w14:paraId="29B11512" w14:textId="77777777" w:rsidR="00FB69B1" w:rsidRDefault="00FB69B1">
      <w:pPr>
        <w:pBdr>
          <w:top w:val="nil"/>
          <w:left w:val="nil"/>
          <w:bottom w:val="nil"/>
          <w:right w:val="nil"/>
          <w:between w:val="nil"/>
        </w:pBdr>
        <w:shd w:val="clear" w:color="auto" w:fill="FFFFFF"/>
        <w:spacing w:before="240" w:after="0" w:line="276" w:lineRule="auto"/>
        <w:jc w:val="both"/>
        <w:rPr>
          <w:rFonts w:ascii="Times New Roman" w:eastAsia="Times New Roman" w:hAnsi="Times New Roman" w:cs="Times New Roman"/>
          <w:color w:val="000000"/>
          <w:sz w:val="24"/>
          <w:szCs w:val="24"/>
        </w:rPr>
      </w:pPr>
    </w:p>
    <w:p w14:paraId="09821255" w14:textId="77777777" w:rsidR="00FB69B1" w:rsidRDefault="00FB69B1">
      <w:pPr>
        <w:spacing w:line="276" w:lineRule="auto"/>
      </w:pPr>
    </w:p>
    <w:p w14:paraId="5E060298" w14:textId="77777777" w:rsidR="00FB69B1" w:rsidRDefault="00C71D99">
      <w:r>
        <w:rPr>
          <w:noProof/>
        </w:rPr>
        <w:drawing>
          <wp:inline distT="0" distB="0" distL="0" distR="0" wp14:anchorId="4C050E4A" wp14:editId="79020718">
            <wp:extent cx="8863330" cy="4133215"/>
            <wp:effectExtent l="0" t="0" r="0" b="0"/>
            <wp:docPr id="7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8863330" cy="4133215"/>
                    </a:xfrm>
                    <a:prstGeom prst="rect">
                      <a:avLst/>
                    </a:prstGeom>
                    <a:ln/>
                  </pic:spPr>
                </pic:pic>
              </a:graphicData>
            </a:graphic>
          </wp:inline>
        </w:drawing>
      </w:r>
    </w:p>
    <w:p w14:paraId="279E7882" w14:textId="77777777" w:rsidR="00FB69B1" w:rsidRDefault="00FB69B1"/>
    <w:p w14:paraId="0581CD4D" w14:textId="77777777" w:rsidR="00FB69B1" w:rsidRDefault="00FB69B1"/>
    <w:sdt>
      <w:sdtPr>
        <w:tag w:val="goog_rdk_3"/>
        <w:id w:val="67392511"/>
      </w:sdtPr>
      <w:sdtEndPr/>
      <w:sdtContent>
        <w:p w14:paraId="5FADADAE" w14:textId="77777777" w:rsidR="00FB69B1" w:rsidRDefault="00C71D99">
          <w:pPr>
            <w:jc w:val="center"/>
            <w:rPr>
              <w:ins w:id="1" w:author="Rishika Basu" w:date="2021-04-22T16:50:00Z"/>
            </w:rPr>
            <w:sectPr w:rsidR="00FB69B1">
              <w:pgSz w:w="16838" w:h="11906" w:orient="landscape"/>
              <w:pgMar w:top="1440" w:right="1440" w:bottom="1440" w:left="1440" w:header="708" w:footer="708" w:gutter="0"/>
              <w:cols w:space="720"/>
            </w:sectPr>
          </w:pPr>
          <w:r>
            <w:t xml:space="preserve">Figure 1.1: </w:t>
          </w:r>
          <w:r>
            <w:rPr>
              <w:color w:val="000000"/>
            </w:rPr>
            <w:t>Process Flowchart</w:t>
          </w:r>
          <w:sdt>
            <w:sdtPr>
              <w:tag w:val="goog_rdk_2"/>
              <w:id w:val="1867099591"/>
            </w:sdtPr>
            <w:sdtEndPr/>
            <w:sdtContent/>
          </w:sdt>
        </w:p>
      </w:sdtContent>
    </w:sdt>
    <w:p w14:paraId="24ECDA95" w14:textId="77777777" w:rsidR="00FB69B1" w:rsidRDefault="00C71D99">
      <w:pPr>
        <w:shd w:val="clear" w:color="auto" w:fill="FFFFFF"/>
        <w:spacing w:before="153" w:after="0" w:line="240" w:lineRule="auto"/>
        <w:rPr>
          <w:rFonts w:ascii="Times New Roman" w:eastAsia="Times New Roman" w:hAnsi="Times New Roman" w:cs="Times New Roman"/>
          <w:b/>
          <w:color w:val="000000"/>
          <w:sz w:val="33"/>
          <w:szCs w:val="33"/>
        </w:rPr>
      </w:pPr>
      <w:r>
        <w:rPr>
          <w:rFonts w:ascii="Times New Roman" w:eastAsia="Times New Roman" w:hAnsi="Times New Roman" w:cs="Times New Roman"/>
          <w:b/>
          <w:color w:val="000000"/>
          <w:sz w:val="44"/>
          <w:szCs w:val="44"/>
        </w:rPr>
        <w:lastRenderedPageBreak/>
        <w:t xml:space="preserve">Chapter 2: </w:t>
      </w:r>
      <w:r>
        <w:rPr>
          <w:rFonts w:ascii="Times New Roman" w:eastAsia="Times New Roman" w:hAnsi="Times New Roman" w:cs="Times New Roman"/>
          <w:b/>
          <w:color w:val="000000"/>
          <w:sz w:val="36"/>
          <w:szCs w:val="36"/>
        </w:rPr>
        <w:t>Data Understanding and Pre-Processing</w:t>
      </w:r>
    </w:p>
    <w:p w14:paraId="2D8A4EF6" w14:textId="77777777" w:rsidR="00FB69B1" w:rsidRDefault="00FB69B1">
      <w:pPr>
        <w:rPr>
          <w:rFonts w:ascii="Times New Roman" w:eastAsia="Times New Roman" w:hAnsi="Times New Roman" w:cs="Times New Roman"/>
          <w:b/>
          <w:color w:val="000000"/>
          <w:sz w:val="44"/>
          <w:szCs w:val="44"/>
        </w:rPr>
      </w:pPr>
    </w:p>
    <w:p w14:paraId="2E03FC20" w14:textId="77777777" w:rsidR="00FB69B1" w:rsidRDefault="00C71D99">
      <w:pPr>
        <w:pBdr>
          <w:top w:val="nil"/>
          <w:left w:val="nil"/>
          <w:bottom w:val="nil"/>
          <w:right w:val="nil"/>
          <w:between w:val="nil"/>
        </w:pBdr>
        <w:shd w:val="clear" w:color="auto" w:fill="FFFFFF"/>
        <w:spacing w:before="240" w:after="24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 Data Collection</w:t>
      </w:r>
    </w:p>
    <w:p w14:paraId="69EC1969" w14:textId="77777777" w:rsidR="00FB69B1" w:rsidRDefault="00C71D99">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project, a housing dataset is use to describes the sales of residential units in Seattle region of the state of Washington, USA, based on the latitude-longitude data and zip codes. The dataset contains a large number of variables that are involved </w:t>
      </w:r>
      <w:r>
        <w:rPr>
          <w:rFonts w:ascii="Times New Roman" w:eastAsia="Times New Roman" w:hAnsi="Times New Roman" w:cs="Times New Roman"/>
          <w:color w:val="000000"/>
          <w:sz w:val="24"/>
          <w:szCs w:val="24"/>
        </w:rPr>
        <w:t>in determining a house price. A csv copy of the data was obtained from</w:t>
      </w:r>
      <w:r>
        <w:rPr>
          <w:rFonts w:ascii="Arial" w:eastAsia="Arial" w:hAnsi="Arial" w:cs="Arial"/>
          <w:sz w:val="21"/>
          <w:szCs w:val="21"/>
        </w:rPr>
        <w:t xml:space="preserve"> https://olympus.greatlearning.in/. </w:t>
      </w:r>
      <w:r>
        <w:rPr>
          <w:rFonts w:ascii="Times New Roman" w:eastAsia="Times New Roman" w:hAnsi="Times New Roman" w:cs="Times New Roman"/>
          <w:color w:val="000000"/>
          <w:sz w:val="24"/>
          <w:szCs w:val="24"/>
        </w:rPr>
        <w:t>The dataset includes 21613 records and it is qualified by 23 important different features of which Price is the target variable.</w:t>
      </w:r>
    </w:p>
    <w:p w14:paraId="2197BD6B" w14:textId="77777777" w:rsidR="00FB69B1" w:rsidRDefault="00C71D99">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description of the data set is given below:</w:t>
      </w:r>
    </w:p>
    <w:tbl>
      <w:tblPr>
        <w:tblStyle w:val="a0"/>
        <w:tblW w:w="9087" w:type="dxa"/>
        <w:tblBorders>
          <w:top w:val="nil"/>
          <w:left w:val="nil"/>
          <w:bottom w:val="nil"/>
          <w:right w:val="nil"/>
          <w:insideH w:val="nil"/>
          <w:insideV w:val="nil"/>
        </w:tblBorders>
        <w:tblLayout w:type="fixed"/>
        <w:tblLook w:val="0400" w:firstRow="0" w:lastRow="0" w:firstColumn="0" w:lastColumn="0" w:noHBand="0" w:noVBand="1"/>
      </w:tblPr>
      <w:tblGrid>
        <w:gridCol w:w="9087"/>
      </w:tblGrid>
      <w:tr w:rsidR="00FB69B1" w14:paraId="24D399D7" w14:textId="77777777">
        <w:trPr>
          <w:trHeight w:val="416"/>
        </w:trPr>
        <w:tc>
          <w:tcPr>
            <w:tcW w:w="9087" w:type="dxa"/>
          </w:tcPr>
          <w:p w14:paraId="554A7767" w14:textId="77777777" w:rsidR="00FB69B1" w:rsidRDefault="00C71D99">
            <w:pPr>
              <w:numPr>
                <w:ilvl w:val="0"/>
                <w:numId w:val="1"/>
              </w:num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cid: a notation for a house</w:t>
            </w:r>
          </w:p>
        </w:tc>
      </w:tr>
      <w:tr w:rsidR="00FB69B1" w14:paraId="6F013F34" w14:textId="77777777">
        <w:trPr>
          <w:trHeight w:val="433"/>
        </w:trPr>
        <w:tc>
          <w:tcPr>
            <w:tcW w:w="9087" w:type="dxa"/>
          </w:tcPr>
          <w:p w14:paraId="64C18467" w14:textId="77777777" w:rsidR="00FB69B1" w:rsidRDefault="00C71D99">
            <w:pPr>
              <w:numPr>
                <w:ilvl w:val="0"/>
                <w:numId w:val="1"/>
              </w:num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dayhours: Date house was sold</w:t>
            </w:r>
          </w:p>
        </w:tc>
      </w:tr>
      <w:tr w:rsidR="00FB69B1" w14:paraId="196C20DB" w14:textId="77777777">
        <w:trPr>
          <w:trHeight w:val="416"/>
        </w:trPr>
        <w:tc>
          <w:tcPr>
            <w:tcW w:w="9087" w:type="dxa"/>
          </w:tcPr>
          <w:p w14:paraId="1DE29B4A" w14:textId="77777777" w:rsidR="00FB69B1" w:rsidRDefault="00C71D99">
            <w:pPr>
              <w:numPr>
                <w:ilvl w:val="0"/>
                <w:numId w:val="1"/>
              </w:num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room_bed: Number of Bedrooms/House,</w:t>
            </w:r>
          </w:p>
        </w:tc>
      </w:tr>
      <w:tr w:rsidR="00FB69B1" w14:paraId="6592BF2C" w14:textId="77777777">
        <w:trPr>
          <w:trHeight w:val="416"/>
        </w:trPr>
        <w:tc>
          <w:tcPr>
            <w:tcW w:w="9087" w:type="dxa"/>
          </w:tcPr>
          <w:p w14:paraId="64352329" w14:textId="77777777" w:rsidR="00FB69B1" w:rsidRDefault="00C71D99">
            <w:pPr>
              <w:numPr>
                <w:ilvl w:val="0"/>
                <w:numId w:val="1"/>
              </w:num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room_bath: Number of bathrooms/bedrooms,</w:t>
            </w:r>
          </w:p>
        </w:tc>
      </w:tr>
      <w:tr w:rsidR="00FB69B1" w14:paraId="701D27B4" w14:textId="77777777">
        <w:trPr>
          <w:trHeight w:val="416"/>
        </w:trPr>
        <w:tc>
          <w:tcPr>
            <w:tcW w:w="9087" w:type="dxa"/>
          </w:tcPr>
          <w:p w14:paraId="49BCEEAC" w14:textId="77777777" w:rsidR="00FB69B1" w:rsidRDefault="00C71D99">
            <w:pPr>
              <w:numPr>
                <w:ilvl w:val="0"/>
                <w:numId w:val="1"/>
              </w:num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living_measure: square footage of the home,</w:t>
            </w:r>
          </w:p>
        </w:tc>
      </w:tr>
      <w:tr w:rsidR="00FB69B1" w14:paraId="0CE351D4" w14:textId="77777777">
        <w:trPr>
          <w:trHeight w:val="433"/>
        </w:trPr>
        <w:tc>
          <w:tcPr>
            <w:tcW w:w="9087" w:type="dxa"/>
          </w:tcPr>
          <w:p w14:paraId="298921D3" w14:textId="77777777" w:rsidR="00FB69B1" w:rsidRDefault="00C71D99">
            <w:pPr>
              <w:numPr>
                <w:ilvl w:val="0"/>
                <w:numId w:val="1"/>
              </w:num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lot_measure: square footage of the lot,</w:t>
            </w:r>
          </w:p>
        </w:tc>
      </w:tr>
      <w:tr w:rsidR="00FB69B1" w14:paraId="763EEED8" w14:textId="77777777">
        <w:trPr>
          <w:trHeight w:val="416"/>
        </w:trPr>
        <w:tc>
          <w:tcPr>
            <w:tcW w:w="9087" w:type="dxa"/>
          </w:tcPr>
          <w:p w14:paraId="07C6F202" w14:textId="77777777" w:rsidR="00FB69B1" w:rsidRDefault="00C71D99">
            <w:pPr>
              <w:numPr>
                <w:ilvl w:val="0"/>
                <w:numId w:val="1"/>
              </w:num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ceil: Total floors (levels) in house,</w:t>
            </w:r>
          </w:p>
        </w:tc>
      </w:tr>
      <w:tr w:rsidR="00FB69B1" w14:paraId="15FC78ED" w14:textId="77777777">
        <w:trPr>
          <w:trHeight w:val="416"/>
        </w:trPr>
        <w:tc>
          <w:tcPr>
            <w:tcW w:w="9087" w:type="dxa"/>
          </w:tcPr>
          <w:p w14:paraId="675DD68B" w14:textId="77777777" w:rsidR="00FB69B1" w:rsidRDefault="00C71D99">
            <w:pPr>
              <w:numPr>
                <w:ilvl w:val="0"/>
                <w:numId w:val="1"/>
              </w:num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coast: House which has a view to a waterfront,</w:t>
            </w:r>
          </w:p>
        </w:tc>
      </w:tr>
      <w:tr w:rsidR="00FB69B1" w14:paraId="55609807" w14:textId="77777777">
        <w:trPr>
          <w:trHeight w:val="433"/>
        </w:trPr>
        <w:tc>
          <w:tcPr>
            <w:tcW w:w="9087" w:type="dxa"/>
          </w:tcPr>
          <w:p w14:paraId="11B7DB31" w14:textId="77777777" w:rsidR="00FB69B1" w:rsidRDefault="00C71D99">
            <w:pPr>
              <w:numPr>
                <w:ilvl w:val="0"/>
                <w:numId w:val="1"/>
              </w:num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sight: Has been viewed,</w:t>
            </w:r>
          </w:p>
        </w:tc>
      </w:tr>
      <w:tr w:rsidR="00FB69B1" w14:paraId="424CB0E6" w14:textId="77777777">
        <w:trPr>
          <w:trHeight w:val="416"/>
        </w:trPr>
        <w:tc>
          <w:tcPr>
            <w:tcW w:w="9087" w:type="dxa"/>
          </w:tcPr>
          <w:p w14:paraId="75B52B57" w14:textId="77777777" w:rsidR="00FB69B1" w:rsidRDefault="00C71D99">
            <w:pPr>
              <w:numPr>
                <w:ilvl w:val="0"/>
                <w:numId w:val="1"/>
              </w:num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condition: How good the condition is (Overall),</w:t>
            </w:r>
          </w:p>
        </w:tc>
      </w:tr>
      <w:tr w:rsidR="00FB69B1" w14:paraId="7FCE7676" w14:textId="77777777">
        <w:trPr>
          <w:trHeight w:val="416"/>
        </w:trPr>
        <w:tc>
          <w:tcPr>
            <w:tcW w:w="9087" w:type="dxa"/>
          </w:tcPr>
          <w:p w14:paraId="132B50FB" w14:textId="77777777" w:rsidR="00FB69B1" w:rsidRDefault="00C71D99">
            <w:pPr>
              <w:numPr>
                <w:ilvl w:val="0"/>
                <w:numId w:val="1"/>
              </w:num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quality: grade given to the housing unit, based on grading system,</w:t>
            </w:r>
          </w:p>
        </w:tc>
      </w:tr>
      <w:tr w:rsidR="00FB69B1" w14:paraId="515C94D3" w14:textId="77777777">
        <w:trPr>
          <w:trHeight w:val="416"/>
        </w:trPr>
        <w:tc>
          <w:tcPr>
            <w:tcW w:w="9087" w:type="dxa"/>
          </w:tcPr>
          <w:p w14:paraId="2EA37F6F" w14:textId="77777777" w:rsidR="00FB69B1" w:rsidRDefault="00C71D99">
            <w:pPr>
              <w:numPr>
                <w:ilvl w:val="0"/>
                <w:numId w:val="1"/>
              </w:num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ceil_measure: square footage of house apart from basement,</w:t>
            </w:r>
          </w:p>
        </w:tc>
      </w:tr>
      <w:tr w:rsidR="00FB69B1" w14:paraId="397071F1" w14:textId="77777777">
        <w:trPr>
          <w:trHeight w:val="433"/>
        </w:trPr>
        <w:tc>
          <w:tcPr>
            <w:tcW w:w="9087" w:type="dxa"/>
          </w:tcPr>
          <w:p w14:paraId="67C631C6" w14:textId="77777777" w:rsidR="00FB69B1" w:rsidRDefault="00C71D99">
            <w:pPr>
              <w:numPr>
                <w:ilvl w:val="0"/>
                <w:numId w:val="1"/>
              </w:num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basement_measure: square footage of the basement,</w:t>
            </w:r>
          </w:p>
        </w:tc>
      </w:tr>
      <w:tr w:rsidR="00FB69B1" w14:paraId="28880D11" w14:textId="77777777">
        <w:trPr>
          <w:trHeight w:val="416"/>
        </w:trPr>
        <w:tc>
          <w:tcPr>
            <w:tcW w:w="9087" w:type="dxa"/>
          </w:tcPr>
          <w:p w14:paraId="29CFEB71" w14:textId="77777777" w:rsidR="00FB69B1" w:rsidRDefault="00C71D99">
            <w:pPr>
              <w:numPr>
                <w:ilvl w:val="0"/>
                <w:numId w:val="1"/>
              </w:num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yr_built: Built Year,</w:t>
            </w:r>
          </w:p>
        </w:tc>
      </w:tr>
      <w:tr w:rsidR="00FB69B1" w14:paraId="2ED31E09" w14:textId="77777777">
        <w:trPr>
          <w:trHeight w:val="416"/>
        </w:trPr>
        <w:tc>
          <w:tcPr>
            <w:tcW w:w="9087" w:type="dxa"/>
          </w:tcPr>
          <w:p w14:paraId="066A15CD" w14:textId="77777777" w:rsidR="00FB69B1" w:rsidRDefault="00C71D99">
            <w:pPr>
              <w:numPr>
                <w:ilvl w:val="0"/>
                <w:numId w:val="1"/>
              </w:num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yr_renovated: Year when house was renovated,</w:t>
            </w:r>
          </w:p>
        </w:tc>
      </w:tr>
      <w:tr w:rsidR="00FB69B1" w14:paraId="091C6DBE" w14:textId="77777777">
        <w:trPr>
          <w:trHeight w:val="416"/>
        </w:trPr>
        <w:tc>
          <w:tcPr>
            <w:tcW w:w="9087" w:type="dxa"/>
          </w:tcPr>
          <w:p w14:paraId="7433FA76" w14:textId="77777777" w:rsidR="00FB69B1" w:rsidRDefault="00C71D99">
            <w:pPr>
              <w:numPr>
                <w:ilvl w:val="0"/>
                <w:numId w:val="1"/>
              </w:num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zipcode: zipcode</w:t>
            </w:r>
          </w:p>
        </w:tc>
      </w:tr>
      <w:tr w:rsidR="00FB69B1" w14:paraId="0BFA5617" w14:textId="77777777">
        <w:trPr>
          <w:trHeight w:val="433"/>
        </w:trPr>
        <w:tc>
          <w:tcPr>
            <w:tcW w:w="9087" w:type="dxa"/>
          </w:tcPr>
          <w:p w14:paraId="22AAC2A7" w14:textId="77777777" w:rsidR="00FB69B1" w:rsidRDefault="00C71D99">
            <w:pPr>
              <w:numPr>
                <w:ilvl w:val="0"/>
                <w:numId w:val="1"/>
              </w:num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lat: Latitude coordinate,</w:t>
            </w:r>
          </w:p>
        </w:tc>
      </w:tr>
      <w:tr w:rsidR="00FB69B1" w14:paraId="38FB2F65" w14:textId="77777777">
        <w:trPr>
          <w:trHeight w:val="416"/>
        </w:trPr>
        <w:tc>
          <w:tcPr>
            <w:tcW w:w="9087" w:type="dxa"/>
          </w:tcPr>
          <w:p w14:paraId="1DC56688" w14:textId="77777777" w:rsidR="00FB69B1" w:rsidRDefault="00C71D99">
            <w:pPr>
              <w:numPr>
                <w:ilvl w:val="0"/>
                <w:numId w:val="1"/>
              </w:num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long: Longitude coordinate,</w:t>
            </w:r>
          </w:p>
        </w:tc>
      </w:tr>
      <w:tr w:rsidR="00FB69B1" w14:paraId="5C50DE0F" w14:textId="77777777">
        <w:trPr>
          <w:trHeight w:val="851"/>
        </w:trPr>
        <w:tc>
          <w:tcPr>
            <w:tcW w:w="9087" w:type="dxa"/>
          </w:tcPr>
          <w:p w14:paraId="1756142E" w14:textId="77777777" w:rsidR="00FB69B1" w:rsidRDefault="00C71D99">
            <w:pPr>
              <w:numPr>
                <w:ilvl w:val="0"/>
                <w:numId w:val="1"/>
              </w:num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living_measure15: Living room area in 2015(implies--some renovations) This might or might not have affected the lot size area,</w:t>
            </w:r>
          </w:p>
        </w:tc>
      </w:tr>
      <w:tr w:rsidR="00FB69B1" w14:paraId="5DCADD9B" w14:textId="77777777">
        <w:trPr>
          <w:trHeight w:val="416"/>
        </w:trPr>
        <w:tc>
          <w:tcPr>
            <w:tcW w:w="9087" w:type="dxa"/>
          </w:tcPr>
          <w:p w14:paraId="2563CBE1" w14:textId="77777777" w:rsidR="00FB69B1" w:rsidRDefault="00C71D99">
            <w:pPr>
              <w:numPr>
                <w:ilvl w:val="0"/>
                <w:numId w:val="1"/>
              </w:num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lot_measure15: lot Size area in 2015(implies--some renovations),</w:t>
            </w:r>
          </w:p>
          <w:p w14:paraId="009135D5" w14:textId="77777777" w:rsidR="00FB69B1" w:rsidRDefault="00FB69B1">
            <w:pPr>
              <w:jc w:val="center"/>
              <w:rPr>
                <w:rFonts w:ascii="Times New Roman" w:eastAsia="Times New Roman" w:hAnsi="Times New Roman" w:cs="Times New Roman"/>
                <w:sz w:val="24"/>
                <w:szCs w:val="24"/>
              </w:rPr>
            </w:pPr>
          </w:p>
        </w:tc>
      </w:tr>
      <w:tr w:rsidR="00FB69B1" w14:paraId="2087A192" w14:textId="77777777">
        <w:trPr>
          <w:trHeight w:val="416"/>
        </w:trPr>
        <w:tc>
          <w:tcPr>
            <w:tcW w:w="9087" w:type="dxa"/>
          </w:tcPr>
          <w:p w14:paraId="4AA46A1C" w14:textId="77777777" w:rsidR="00FB69B1" w:rsidRDefault="00C71D99">
            <w:pPr>
              <w:numPr>
                <w:ilvl w:val="0"/>
                <w:numId w:val="1"/>
              </w:num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furnished: Based on the quality of room,</w:t>
            </w:r>
          </w:p>
        </w:tc>
      </w:tr>
      <w:tr w:rsidR="00FB69B1" w14:paraId="652239B1" w14:textId="77777777">
        <w:trPr>
          <w:trHeight w:val="433"/>
        </w:trPr>
        <w:tc>
          <w:tcPr>
            <w:tcW w:w="9087" w:type="dxa"/>
          </w:tcPr>
          <w:p w14:paraId="0E4E1903" w14:textId="77777777" w:rsidR="00FB69B1" w:rsidRDefault="00C71D99">
            <w:pPr>
              <w:numPr>
                <w:ilvl w:val="0"/>
                <w:numId w:val="1"/>
              </w:num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total_area: Measure of both living and lot.</w:t>
            </w:r>
          </w:p>
        </w:tc>
      </w:tr>
      <w:tr w:rsidR="00FB69B1" w14:paraId="04FE0775" w14:textId="77777777">
        <w:trPr>
          <w:trHeight w:val="416"/>
        </w:trPr>
        <w:tc>
          <w:tcPr>
            <w:tcW w:w="9087" w:type="dxa"/>
          </w:tcPr>
          <w:p w14:paraId="6D0C1E94" w14:textId="77777777" w:rsidR="00FB69B1" w:rsidRDefault="00C71D99">
            <w:pPr>
              <w:numPr>
                <w:ilvl w:val="0"/>
                <w:numId w:val="1"/>
              </w:num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price: Price is prediction target (Target variable)</w:t>
            </w:r>
          </w:p>
        </w:tc>
      </w:tr>
    </w:tbl>
    <w:p w14:paraId="2070D85E" w14:textId="77777777" w:rsidR="00FB69B1" w:rsidRDefault="00C71D99">
      <w:pPr>
        <w:pBdr>
          <w:top w:val="nil"/>
          <w:left w:val="nil"/>
          <w:bottom w:val="nil"/>
          <w:right w:val="nil"/>
          <w:between w:val="nil"/>
        </w:pBdr>
        <w:shd w:val="clear" w:color="auto" w:fill="FFFFFF"/>
        <w:spacing w:before="240" w:after="24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2.2 Data Cleaning / Data Editing</w:t>
      </w:r>
    </w:p>
    <w:p w14:paraId="24293EDB" w14:textId="77777777" w:rsidR="00FB69B1" w:rsidRDefault="00C71D99">
      <w:pPr>
        <w:pBdr>
          <w:top w:val="nil"/>
          <w:left w:val="nil"/>
          <w:bottom w:val="nil"/>
          <w:right w:val="nil"/>
          <w:between w:val="nil"/>
        </w:pBdr>
        <w:shd w:val="clear" w:color="auto" w:fill="FFFFFF"/>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is a process of transforming the raw, complex data into systematic understandable knowledge. It involves the process of finding out missing and redundant data in the dataset. </w:t>
      </w:r>
    </w:p>
    <w:p w14:paraId="5D5D0D95" w14:textId="77777777" w:rsidR="00FB69B1" w:rsidRDefault="00C71D99">
      <w:pPr>
        <w:pBdr>
          <w:top w:val="nil"/>
          <w:left w:val="nil"/>
          <w:bottom w:val="nil"/>
          <w:right w:val="nil"/>
          <w:between w:val="nil"/>
        </w:pBdr>
        <w:shd w:val="clear" w:color="auto" w:fill="FFFFFF"/>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Entire dataset is checked for Null values and whichever observation consists </w:t>
      </w:r>
      <w:r>
        <w:rPr>
          <w:rFonts w:ascii="Times New Roman" w:eastAsia="Times New Roman" w:hAnsi="Times New Roman" w:cs="Times New Roman"/>
          <w:color w:val="000000"/>
          <w:sz w:val="24"/>
          <w:szCs w:val="24"/>
        </w:rPr>
        <w:t xml:space="preserve">of Null values will be deleted. Thus, this brings uniformity in the dataset.  </w:t>
      </w:r>
    </w:p>
    <w:p w14:paraId="55DEE58B" w14:textId="77777777" w:rsidR="00FB69B1" w:rsidRDefault="00C71D99">
      <w:pPr>
        <w:numPr>
          <w:ilvl w:val="0"/>
          <w:numId w:val="13"/>
        </w:numPr>
        <w:pBdr>
          <w:top w:val="nil"/>
          <w:left w:val="nil"/>
          <w:bottom w:val="nil"/>
          <w:right w:val="nil"/>
          <w:between w:val="nil"/>
        </w:pBdr>
        <w:shd w:val="clear" w:color="auto" w:fill="FFFFFF"/>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our dataset, there was no missing values found that means each record was constituted its corresponding feature values. </w:t>
      </w:r>
    </w:p>
    <w:p w14:paraId="6318EC39" w14:textId="77777777" w:rsidR="00FB69B1" w:rsidRDefault="00C71D99">
      <w:pPr>
        <w:numPr>
          <w:ilvl w:val="0"/>
          <w:numId w:val="13"/>
        </w:num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is no duplicate data found in data set.</w:t>
      </w:r>
    </w:p>
    <w:p w14:paraId="4E2B21AB" w14:textId="77777777" w:rsidR="00FB69B1" w:rsidRDefault="00C71D99">
      <w:pPr>
        <w:numPr>
          <w:ilvl w:val="0"/>
          <w:numId w:val="13"/>
        </w:numPr>
        <w:pBdr>
          <w:top w:val="nil"/>
          <w:left w:val="nil"/>
          <w:bottom w:val="nil"/>
          <w:right w:val="nil"/>
          <w:between w:val="nil"/>
        </w:pBdr>
        <w:shd w:val="clear" w:color="auto" w:fill="FFFFFF"/>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dayhour</w:t>
      </w:r>
      <w:r>
        <w:rPr>
          <w:rFonts w:ascii="Times New Roman" w:eastAsia="Times New Roman" w:hAnsi="Times New Roman" w:cs="Times New Roman"/>
          <w:color w:val="000000"/>
          <w:sz w:val="24"/>
          <w:szCs w:val="24"/>
        </w:rPr>
        <w:t>s is present as object datatype, needs to be converted into consumable numeric data format. Also, house sold dates have been converted into month / year format in order to check if some seasonal variability exists in terms of house sale price.</w:t>
      </w:r>
    </w:p>
    <w:p w14:paraId="67B78A97" w14:textId="77777777" w:rsidR="00FB69B1" w:rsidRDefault="00C71D99">
      <w:pPr>
        <w:pBdr>
          <w:top w:val="nil"/>
          <w:left w:val="nil"/>
          <w:bottom w:val="nil"/>
          <w:right w:val="nil"/>
          <w:between w:val="nil"/>
        </w:pBdr>
        <w:shd w:val="clear" w:color="auto" w:fill="FFFFFF"/>
        <w:spacing w:before="240" w:after="240" w:line="240" w:lineRule="auto"/>
        <w:ind w:left="360"/>
        <w:jc w:val="both"/>
        <w:rPr>
          <w:rFonts w:ascii="Times New Roman" w:eastAsia="Times New Roman" w:hAnsi="Times New Roman" w:cs="Times New Roman"/>
          <w:color w:val="000000"/>
          <w:sz w:val="24"/>
          <w:szCs w:val="24"/>
        </w:rPr>
      </w:pPr>
      <w:r>
        <w:rPr>
          <w:noProof/>
        </w:rPr>
        <w:drawing>
          <wp:inline distT="0" distB="0" distL="0" distR="0" wp14:anchorId="5DD7183B" wp14:editId="1FC97AA9">
            <wp:extent cx="5731510" cy="2182495"/>
            <wp:effectExtent l="0" t="0" r="0" b="0"/>
            <wp:docPr id="6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731510" cy="2182495"/>
                    </a:xfrm>
                    <a:prstGeom prst="rect">
                      <a:avLst/>
                    </a:prstGeom>
                    <a:ln/>
                  </pic:spPr>
                </pic:pic>
              </a:graphicData>
            </a:graphic>
          </wp:inline>
        </w:drawing>
      </w:r>
    </w:p>
    <w:p w14:paraId="074CAB29" w14:textId="77777777" w:rsidR="00FB69B1" w:rsidRDefault="00C71D99">
      <w:pPr>
        <w:numPr>
          <w:ilvl w:val="0"/>
          <w:numId w:val="13"/>
        </w:numPr>
        <w:pBdr>
          <w:top w:val="nil"/>
          <w:left w:val="nil"/>
          <w:bottom w:val="nil"/>
          <w:right w:val="nil"/>
          <w:between w:val="nil"/>
        </w:pBdr>
        <w:shd w:val="clear" w:color="auto" w:fill="FFFFFF"/>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 of bedrooms and bathrooms read minimum values of 0, which is not possible for a residential property; hence those values have been removed during EDA.</w:t>
      </w:r>
    </w:p>
    <w:p w14:paraId="234EF161" w14:textId="77777777" w:rsidR="00FB69B1" w:rsidRDefault="00C71D99">
      <w:pPr>
        <w:pBdr>
          <w:top w:val="nil"/>
          <w:left w:val="nil"/>
          <w:bottom w:val="nil"/>
          <w:right w:val="nil"/>
          <w:between w:val="nil"/>
        </w:pBdr>
        <w:shd w:val="clear" w:color="auto" w:fill="FFFFFF"/>
        <w:spacing w:before="240" w:after="240" w:line="240" w:lineRule="auto"/>
        <w:ind w:left="360"/>
        <w:jc w:val="both"/>
        <w:rPr>
          <w:rFonts w:ascii="Times New Roman" w:eastAsia="Times New Roman" w:hAnsi="Times New Roman" w:cs="Times New Roman"/>
          <w:color w:val="000000"/>
          <w:sz w:val="24"/>
          <w:szCs w:val="24"/>
        </w:rPr>
      </w:pPr>
      <w:r>
        <w:rPr>
          <w:noProof/>
        </w:rPr>
        <w:drawing>
          <wp:inline distT="0" distB="0" distL="0" distR="0" wp14:anchorId="0F73561A" wp14:editId="56BAD978">
            <wp:extent cx="5731510" cy="640080"/>
            <wp:effectExtent l="0" t="0" r="0" b="0"/>
            <wp:docPr id="7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rcRect/>
                    <a:stretch>
                      <a:fillRect/>
                    </a:stretch>
                  </pic:blipFill>
                  <pic:spPr>
                    <a:xfrm>
                      <a:off x="0" y="0"/>
                      <a:ext cx="5731510" cy="640080"/>
                    </a:xfrm>
                    <a:prstGeom prst="rect">
                      <a:avLst/>
                    </a:prstGeom>
                    <a:ln/>
                  </pic:spPr>
                </pic:pic>
              </a:graphicData>
            </a:graphic>
          </wp:inline>
        </w:drawing>
      </w:r>
    </w:p>
    <w:p w14:paraId="268ED388" w14:textId="77777777" w:rsidR="00FB69B1" w:rsidRDefault="00C71D99">
      <w:pPr>
        <w:numPr>
          <w:ilvl w:val="0"/>
          <w:numId w:val="13"/>
        </w:numPr>
        <w:pBdr>
          <w:top w:val="nil"/>
          <w:left w:val="nil"/>
          <w:bottom w:val="nil"/>
          <w:right w:val="nil"/>
          <w:between w:val="nil"/>
        </w:pBdr>
        <w:shd w:val="clear" w:color="auto" w:fill="FFFFFF"/>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Yr-renovated has been converted as renovated versus non-renovated format during EDA to see wheth</w:t>
      </w:r>
      <w:r>
        <w:rPr>
          <w:rFonts w:ascii="Times New Roman" w:eastAsia="Times New Roman" w:hAnsi="Times New Roman" w:cs="Times New Roman"/>
          <w:color w:val="000000"/>
          <w:sz w:val="24"/>
          <w:szCs w:val="24"/>
        </w:rPr>
        <w:t>er renovated houses have any impact on the house price vis-a-vis non-renovated houses having similar other house parameters.</w:t>
      </w:r>
    </w:p>
    <w:p w14:paraId="5055D236" w14:textId="77777777" w:rsidR="00FB69B1" w:rsidRDefault="00FB69B1">
      <w:pPr>
        <w:pBdr>
          <w:top w:val="nil"/>
          <w:left w:val="nil"/>
          <w:bottom w:val="nil"/>
          <w:right w:val="nil"/>
          <w:between w:val="nil"/>
        </w:pBdr>
        <w:shd w:val="clear" w:color="auto" w:fill="FFFFFF"/>
        <w:spacing w:before="240" w:after="240" w:line="240" w:lineRule="auto"/>
        <w:ind w:left="360"/>
        <w:jc w:val="both"/>
        <w:rPr>
          <w:rFonts w:ascii="Times New Roman" w:eastAsia="Times New Roman" w:hAnsi="Times New Roman" w:cs="Times New Roman"/>
          <w:color w:val="000000"/>
          <w:sz w:val="24"/>
          <w:szCs w:val="24"/>
        </w:rPr>
      </w:pPr>
    </w:p>
    <w:p w14:paraId="076E383D" w14:textId="77777777" w:rsidR="00FB69B1" w:rsidRDefault="00C71D99">
      <w:pPr>
        <w:pBdr>
          <w:top w:val="nil"/>
          <w:left w:val="nil"/>
          <w:bottom w:val="nil"/>
          <w:right w:val="nil"/>
          <w:between w:val="nil"/>
        </w:pBdr>
        <w:shd w:val="clear" w:color="auto" w:fill="FFFFFF"/>
        <w:spacing w:before="240" w:after="24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2.3 EDA</w:t>
      </w:r>
    </w:p>
    <w:p w14:paraId="2A702EBD" w14:textId="77777777" w:rsidR="00FB69B1" w:rsidRDefault="00C71D99">
      <w:pPr>
        <w:pBdr>
          <w:top w:val="nil"/>
          <w:left w:val="nil"/>
          <w:bottom w:val="nil"/>
          <w:right w:val="nil"/>
          <w:between w:val="nil"/>
        </w:pBdr>
        <w:shd w:val="clear" w:color="auto" w:fill="FFFFFF"/>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Before applying any model to the dataset, we need to find out characteristics of the dataset. Thus, we need to analyze the dataset and find relationship between different features and the target variable. </w:t>
      </w:r>
    </w:p>
    <w:p w14:paraId="2CBDD371" w14:textId="77777777" w:rsidR="00FB69B1" w:rsidRDefault="00C71D99">
      <w:pPr>
        <w:pBdr>
          <w:top w:val="nil"/>
          <w:left w:val="nil"/>
          <w:bottom w:val="nil"/>
          <w:right w:val="nil"/>
          <w:between w:val="nil"/>
        </w:pBdr>
        <w:shd w:val="clear" w:color="auto" w:fill="FFFFFF"/>
        <w:spacing w:before="240" w:after="24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2.3.1 Data Distribution</w:t>
      </w:r>
    </w:p>
    <w:p w14:paraId="0965542C" w14:textId="77777777" w:rsidR="00FB69B1" w:rsidRDefault="00C71D99">
      <w:pPr>
        <w:pBdr>
          <w:top w:val="nil"/>
          <w:left w:val="nil"/>
          <w:bottom w:val="nil"/>
          <w:right w:val="nil"/>
          <w:between w:val="nil"/>
        </w:pBdr>
        <w:shd w:val="clear" w:color="auto" w:fill="FFFFFF"/>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Key observations from the </w:t>
      </w:r>
      <w:r>
        <w:rPr>
          <w:rFonts w:ascii="Times New Roman" w:eastAsia="Times New Roman" w:hAnsi="Times New Roman" w:cs="Times New Roman"/>
          <w:color w:val="000000"/>
          <w:sz w:val="24"/>
          <w:szCs w:val="24"/>
        </w:rPr>
        <w:t>5-point summary are listed below which can provide a quality overview of overall data distribution, which are further analyzed using univariate and bivariate plots in the later sections.</w:t>
      </w:r>
    </w:p>
    <w:p w14:paraId="0F5ABF5B" w14:textId="77777777" w:rsidR="00FB69B1" w:rsidRDefault="00C71D99">
      <w:pPr>
        <w:numPr>
          <w:ilvl w:val="0"/>
          <w:numId w:val="3"/>
        </w:numPr>
        <w:shd w:val="clear" w:color="auto" w:fill="FFFFFF"/>
        <w:spacing w:before="28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price: Target column value ranges from 75k - 7700k. As Mean &gt; Median,</w:t>
      </w:r>
      <w:r>
        <w:rPr>
          <w:rFonts w:ascii="Times New Roman" w:eastAsia="Times New Roman" w:hAnsi="Times New Roman" w:cs="Times New Roman"/>
          <w:color w:val="000000"/>
          <w:sz w:val="24"/>
          <w:szCs w:val="24"/>
        </w:rPr>
        <w:t xml:space="preserve"> it's Right-Skewed.</w:t>
      </w:r>
    </w:p>
    <w:p w14:paraId="276BAF59" w14:textId="77777777" w:rsidR="00FB69B1" w:rsidRDefault="00C71D99">
      <w:pPr>
        <w:numPr>
          <w:ilvl w:val="0"/>
          <w:numId w:val="3"/>
        </w:num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room_bed: Number of bedrooms range from 0 - 33. As Mean slightly &gt; Median, it's slightly Right-Skewed.</w:t>
      </w:r>
    </w:p>
    <w:p w14:paraId="6932A007" w14:textId="77777777" w:rsidR="00FB69B1" w:rsidRDefault="00C71D99">
      <w:pPr>
        <w:numPr>
          <w:ilvl w:val="0"/>
          <w:numId w:val="3"/>
        </w:num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room_bath: Number of bathrooms range from 0 - 8. As Mean slightly &lt; Median, it's slightly Left-Skewed.</w:t>
      </w:r>
    </w:p>
    <w:p w14:paraId="56321D4F" w14:textId="77777777" w:rsidR="00FB69B1" w:rsidRDefault="00C71D99">
      <w:pPr>
        <w:numPr>
          <w:ilvl w:val="0"/>
          <w:numId w:val="3"/>
        </w:num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living_measure: As Mean &gt; Medi</w:t>
      </w:r>
      <w:r>
        <w:rPr>
          <w:rFonts w:ascii="Times New Roman" w:eastAsia="Times New Roman" w:hAnsi="Times New Roman" w:cs="Times New Roman"/>
          <w:color w:val="000000"/>
          <w:sz w:val="24"/>
          <w:szCs w:val="24"/>
        </w:rPr>
        <w:t>an, it's Right-Skewed.</w:t>
      </w:r>
    </w:p>
    <w:p w14:paraId="5B9B47B3" w14:textId="77777777" w:rsidR="00FB69B1" w:rsidRDefault="00C71D99">
      <w:pPr>
        <w:numPr>
          <w:ilvl w:val="0"/>
          <w:numId w:val="3"/>
        </w:num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lot_measure: As Mean almost double of Median, it's highly Right-Skewed.</w:t>
      </w:r>
    </w:p>
    <w:p w14:paraId="6F1A7C5C" w14:textId="77777777" w:rsidR="00FB69B1" w:rsidRDefault="00C71D99">
      <w:pPr>
        <w:numPr>
          <w:ilvl w:val="0"/>
          <w:numId w:val="3"/>
        </w:num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ceil: Number of floors range from 1 - 3.5 As Mean ~ Median, it's almost Normal Distributed.</w:t>
      </w:r>
    </w:p>
    <w:p w14:paraId="6621C98F" w14:textId="77777777" w:rsidR="00FB69B1" w:rsidRDefault="00C71D99">
      <w:pPr>
        <w:numPr>
          <w:ilvl w:val="0"/>
          <w:numId w:val="3"/>
        </w:num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coast: From above analysis we got know, very few houses has waterfron</w:t>
      </w:r>
      <w:r>
        <w:rPr>
          <w:rFonts w:ascii="Times New Roman" w:eastAsia="Times New Roman" w:hAnsi="Times New Roman" w:cs="Times New Roman"/>
          <w:color w:val="000000"/>
          <w:sz w:val="24"/>
          <w:szCs w:val="24"/>
        </w:rPr>
        <w:t>t view.</w:t>
      </w:r>
    </w:p>
    <w:p w14:paraId="393E61C5" w14:textId="77777777" w:rsidR="00FB69B1" w:rsidRDefault="00C71D99">
      <w:pPr>
        <w:numPr>
          <w:ilvl w:val="0"/>
          <w:numId w:val="3"/>
        </w:num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sight: Value ranges from 0 - 4. As Mean &gt; Median, it's Right-Skewed</w:t>
      </w:r>
    </w:p>
    <w:p w14:paraId="29398ED8" w14:textId="77777777" w:rsidR="00FB69B1" w:rsidRDefault="00C71D99">
      <w:pPr>
        <w:numPr>
          <w:ilvl w:val="0"/>
          <w:numId w:val="3"/>
        </w:num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condition: Represents rating of house which ranges from 1 - 5. As Mean &gt; Median, it's Right-Skewed</w:t>
      </w:r>
    </w:p>
    <w:p w14:paraId="2029CADD" w14:textId="77777777" w:rsidR="00FB69B1" w:rsidRDefault="00C71D99">
      <w:pPr>
        <w:numPr>
          <w:ilvl w:val="0"/>
          <w:numId w:val="3"/>
        </w:num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quality: Representing grade given to house which range from 1 - 13. As Mean &gt; Med</w:t>
      </w:r>
      <w:r>
        <w:rPr>
          <w:rFonts w:ascii="Times New Roman" w:eastAsia="Times New Roman" w:hAnsi="Times New Roman" w:cs="Times New Roman"/>
          <w:color w:val="000000"/>
          <w:sz w:val="24"/>
          <w:szCs w:val="24"/>
        </w:rPr>
        <w:t>ian, it's Right-Skewed.</w:t>
      </w:r>
    </w:p>
    <w:p w14:paraId="7E584451" w14:textId="77777777" w:rsidR="00FB69B1" w:rsidRDefault="00C71D99">
      <w:pPr>
        <w:numPr>
          <w:ilvl w:val="0"/>
          <w:numId w:val="3"/>
        </w:num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ceil_measure: As Mean &gt; Median, it's Right-Skewed.</w:t>
      </w:r>
    </w:p>
    <w:p w14:paraId="1B41D4EF" w14:textId="77777777" w:rsidR="00FB69B1" w:rsidRDefault="00C71D99">
      <w:pPr>
        <w:numPr>
          <w:ilvl w:val="0"/>
          <w:numId w:val="3"/>
        </w:num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basement: As Mean &gt;&gt; Median, it's Highly Right-Skewed.</w:t>
      </w:r>
    </w:p>
    <w:p w14:paraId="479291E4" w14:textId="77777777" w:rsidR="00FB69B1" w:rsidRDefault="00C71D99">
      <w:pPr>
        <w:numPr>
          <w:ilvl w:val="0"/>
          <w:numId w:val="3"/>
        </w:num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yr_built: House built year ranges from 1900 - 2015. As Mean &lt; Median, it's Left-Skewed.</w:t>
      </w:r>
    </w:p>
    <w:p w14:paraId="5CF3B317" w14:textId="77777777" w:rsidR="00FB69B1" w:rsidRDefault="00C71D99">
      <w:pPr>
        <w:numPr>
          <w:ilvl w:val="0"/>
          <w:numId w:val="3"/>
        </w:num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yr_renovated: This column can be used </w:t>
      </w:r>
      <w:r>
        <w:rPr>
          <w:rFonts w:ascii="Times New Roman" w:eastAsia="Times New Roman" w:hAnsi="Times New Roman" w:cs="Times New Roman"/>
          <w:color w:val="000000"/>
          <w:sz w:val="24"/>
          <w:szCs w:val="24"/>
        </w:rPr>
        <w:t>as to knowing whether house is renovated or not.</w:t>
      </w:r>
    </w:p>
    <w:p w14:paraId="0C2A5C57" w14:textId="77777777" w:rsidR="00FB69B1" w:rsidRDefault="00C71D99">
      <w:pPr>
        <w:numPr>
          <w:ilvl w:val="0"/>
          <w:numId w:val="3"/>
        </w:num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zipcode: House Zip Code ranges from 98001 - 98199. As Mean &gt; Median, it's Right-Skewed.</w:t>
      </w:r>
    </w:p>
    <w:p w14:paraId="5025270F" w14:textId="77777777" w:rsidR="00FB69B1" w:rsidRDefault="00C71D99">
      <w:pPr>
        <w:numPr>
          <w:ilvl w:val="0"/>
          <w:numId w:val="3"/>
        </w:num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lat: Latitude, As Mean &lt; Median, it's Left-Skewed.</w:t>
      </w:r>
    </w:p>
    <w:p w14:paraId="3C583FCB" w14:textId="77777777" w:rsidR="00FB69B1" w:rsidRDefault="00C71D99">
      <w:pPr>
        <w:numPr>
          <w:ilvl w:val="0"/>
          <w:numId w:val="3"/>
        </w:num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long: Longitude, As Mean &gt; Median, it's Right-Skewed.</w:t>
      </w:r>
    </w:p>
    <w:p w14:paraId="20942451" w14:textId="77777777" w:rsidR="00FB69B1" w:rsidRDefault="00C71D99">
      <w:pPr>
        <w:numPr>
          <w:ilvl w:val="0"/>
          <w:numId w:val="3"/>
        </w:num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living_measure15: As Mean &gt; Median, it's Right-Skewed.</w:t>
      </w:r>
    </w:p>
    <w:p w14:paraId="6E41FB88" w14:textId="77777777" w:rsidR="00FB69B1" w:rsidRDefault="00C71D99">
      <w:pPr>
        <w:numPr>
          <w:ilvl w:val="0"/>
          <w:numId w:val="3"/>
        </w:num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lot_measure15: As Mean highly &gt; Median, it's Highly Right-Skewed.</w:t>
      </w:r>
    </w:p>
    <w:p w14:paraId="745B94E0" w14:textId="77777777" w:rsidR="00FB69B1" w:rsidRDefault="00C71D99">
      <w:pPr>
        <w:numPr>
          <w:ilvl w:val="0"/>
          <w:numId w:val="3"/>
        </w:num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furnished: Representing whether house is furnished or not.</w:t>
      </w:r>
    </w:p>
    <w:p w14:paraId="786B5AF8" w14:textId="77777777" w:rsidR="00FB69B1" w:rsidRDefault="00C71D99">
      <w:pPr>
        <w:numPr>
          <w:ilvl w:val="0"/>
          <w:numId w:val="3"/>
        </w:numPr>
        <w:shd w:val="clear" w:color="auto" w:fill="FFFFFF"/>
        <w:spacing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total_area: As Mean is</w:t>
      </w:r>
      <w:r>
        <w:rPr>
          <w:rFonts w:ascii="Times New Roman" w:eastAsia="Times New Roman" w:hAnsi="Times New Roman" w:cs="Times New Roman"/>
          <w:color w:val="000000"/>
          <w:sz w:val="24"/>
          <w:szCs w:val="24"/>
        </w:rPr>
        <w:t xml:space="preserve"> almost double of Median, it's Highly Right-Skewed</w:t>
      </w:r>
    </w:p>
    <w:p w14:paraId="498DD733" w14:textId="77777777" w:rsidR="00FB69B1" w:rsidRDefault="00C71D99">
      <w:pPr>
        <w:pBdr>
          <w:top w:val="nil"/>
          <w:left w:val="nil"/>
          <w:bottom w:val="nil"/>
          <w:right w:val="nil"/>
          <w:between w:val="nil"/>
        </w:pBdr>
        <w:shd w:val="clear" w:color="auto" w:fill="FFFFFF"/>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5935A902" wp14:editId="7AA19873">
            <wp:extent cx="5731510" cy="3710940"/>
            <wp:effectExtent l="0" t="0" r="0" b="0"/>
            <wp:docPr id="7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5731510" cy="3710940"/>
                    </a:xfrm>
                    <a:prstGeom prst="rect">
                      <a:avLst/>
                    </a:prstGeom>
                    <a:ln/>
                  </pic:spPr>
                </pic:pic>
              </a:graphicData>
            </a:graphic>
          </wp:inline>
        </w:drawing>
      </w:r>
    </w:p>
    <w:p w14:paraId="6185AA26" w14:textId="77777777" w:rsidR="00FB69B1" w:rsidRDefault="00C71D99">
      <w:pPr>
        <w:jc w:val="center"/>
        <w:rPr>
          <w:color w:val="000000"/>
        </w:rPr>
      </w:pPr>
      <w:bookmarkStart w:id="2" w:name="_heading=h.gjdgxs" w:colFirst="0" w:colLast="0"/>
      <w:bookmarkEnd w:id="2"/>
      <w:r>
        <w:t>Figure 2.1:</w:t>
      </w:r>
      <w:r>
        <w:rPr>
          <w:color w:val="000000"/>
        </w:rPr>
        <w:t xml:space="preserve">  5-point summary of the dataset</w:t>
      </w:r>
    </w:p>
    <w:p w14:paraId="5FDD5FDA" w14:textId="77777777" w:rsidR="00FB69B1" w:rsidRDefault="00C71D9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4AB30530" w14:textId="77777777" w:rsidR="00FB69B1" w:rsidRDefault="00C71D99">
      <w:pPr>
        <w:pBdr>
          <w:top w:val="nil"/>
          <w:left w:val="nil"/>
          <w:bottom w:val="nil"/>
          <w:right w:val="nil"/>
          <w:between w:val="nil"/>
        </w:pBdr>
        <w:shd w:val="clear" w:color="auto" w:fill="FFFFFF"/>
        <w:spacing w:before="240" w:after="24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2.3.2 Univariate Analyses - By BoxPlots</w:t>
      </w:r>
    </w:p>
    <w:p w14:paraId="50DAD7DB" w14:textId="77777777" w:rsidR="00FB69B1" w:rsidRDefault="00C71D99">
      <w:pPr>
        <w:jc w:val="center"/>
      </w:pPr>
      <w:r>
        <w:rPr>
          <w:noProof/>
        </w:rPr>
        <w:drawing>
          <wp:inline distT="0" distB="0" distL="0" distR="0" wp14:anchorId="2462751B" wp14:editId="70335410">
            <wp:extent cx="5090176" cy="2795773"/>
            <wp:effectExtent l="0" t="0" r="0" b="0"/>
            <wp:docPr id="7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5090176" cy="2795773"/>
                    </a:xfrm>
                    <a:prstGeom prst="rect">
                      <a:avLst/>
                    </a:prstGeom>
                    <a:ln/>
                  </pic:spPr>
                </pic:pic>
              </a:graphicData>
            </a:graphic>
          </wp:inline>
        </w:drawing>
      </w:r>
    </w:p>
    <w:p w14:paraId="7697C918" w14:textId="77777777" w:rsidR="00FB69B1" w:rsidRDefault="00C71D99">
      <w:pPr>
        <w:jc w:val="center"/>
        <w:rPr>
          <w:color w:val="000000"/>
        </w:rPr>
      </w:pPr>
      <w:bookmarkStart w:id="3" w:name="_heading=h.30j0zll" w:colFirst="0" w:colLast="0"/>
      <w:bookmarkEnd w:id="3"/>
      <w:r>
        <w:t>Figure 2.2:</w:t>
      </w:r>
      <w:r>
        <w:rPr>
          <w:color w:val="000000"/>
        </w:rPr>
        <w:t xml:space="preserve"> Box plot of all house price</w:t>
      </w:r>
    </w:p>
    <w:p w14:paraId="380A8412" w14:textId="77777777" w:rsidR="00FB69B1" w:rsidRDefault="00C71D99">
      <w:pPr>
        <w:pBdr>
          <w:top w:val="nil"/>
          <w:left w:val="nil"/>
          <w:bottom w:val="nil"/>
          <w:right w:val="nil"/>
          <w:between w:val="nil"/>
        </w:pBdr>
        <w:shd w:val="clear" w:color="auto" w:fill="FFFFFF"/>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plot above and information from the raw data file indicates Price (targ</w:t>
      </w:r>
      <w:r>
        <w:rPr>
          <w:rFonts w:ascii="Times New Roman" w:eastAsia="Times New Roman" w:hAnsi="Times New Roman" w:cs="Times New Roman"/>
          <w:color w:val="000000"/>
          <w:sz w:val="24"/>
          <w:szCs w:val="24"/>
        </w:rPr>
        <w:t>et variable) have a of values are &gt; $1 mm but only a dozen values are &gt;$4mm out of a total of 21613 readings.</w:t>
      </w:r>
    </w:p>
    <w:p w14:paraId="0679852D" w14:textId="77777777" w:rsidR="00FB69B1" w:rsidRDefault="00C71D99">
      <w:pPr>
        <w:pBdr>
          <w:top w:val="nil"/>
          <w:left w:val="nil"/>
          <w:bottom w:val="nil"/>
          <w:right w:val="nil"/>
          <w:between w:val="nil"/>
        </w:pBdr>
        <w:shd w:val="clear" w:color="auto" w:fill="FFFFFF"/>
        <w:spacing w:before="240" w:after="240" w:line="240" w:lineRule="auto"/>
        <w:rPr>
          <w:rFonts w:ascii="Times New Roman" w:eastAsia="Times New Roman" w:hAnsi="Times New Roman" w:cs="Times New Roman"/>
          <w:b/>
          <w:sz w:val="24"/>
          <w:szCs w:val="24"/>
        </w:rPr>
      </w:pPr>
      <w:r>
        <w:rPr>
          <w:noProof/>
        </w:rPr>
        <w:lastRenderedPageBreak/>
        <w:drawing>
          <wp:inline distT="0" distB="0" distL="0" distR="0" wp14:anchorId="7C2CE00C" wp14:editId="609C1E79">
            <wp:extent cx="5731510" cy="4565015"/>
            <wp:effectExtent l="0" t="0" r="0" b="0"/>
            <wp:docPr id="7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5731510" cy="4565015"/>
                    </a:xfrm>
                    <a:prstGeom prst="rect">
                      <a:avLst/>
                    </a:prstGeom>
                    <a:ln/>
                  </pic:spPr>
                </pic:pic>
              </a:graphicData>
            </a:graphic>
          </wp:inline>
        </w:drawing>
      </w:r>
    </w:p>
    <w:p w14:paraId="7EF6D2A1" w14:textId="77777777" w:rsidR="00FB69B1" w:rsidRDefault="00C71D99">
      <w:pPr>
        <w:pBdr>
          <w:top w:val="nil"/>
          <w:left w:val="nil"/>
          <w:bottom w:val="nil"/>
          <w:right w:val="nil"/>
          <w:between w:val="nil"/>
        </w:pBdr>
        <w:shd w:val="clear" w:color="auto" w:fill="FFFFFF"/>
        <w:spacing w:before="240" w:after="240" w:line="240" w:lineRule="auto"/>
        <w:jc w:val="center"/>
        <w:rPr>
          <w:rFonts w:ascii="Times New Roman" w:eastAsia="Times New Roman" w:hAnsi="Times New Roman" w:cs="Times New Roman"/>
          <w:b/>
          <w:sz w:val="24"/>
          <w:szCs w:val="24"/>
        </w:rPr>
      </w:pPr>
      <w:r>
        <w:rPr>
          <w:noProof/>
        </w:rPr>
        <w:drawing>
          <wp:inline distT="0" distB="0" distL="0" distR="0" wp14:anchorId="6049FA5F" wp14:editId="1116F65E">
            <wp:extent cx="5731510" cy="3107055"/>
            <wp:effectExtent l="0" t="0" r="0" b="0"/>
            <wp:docPr id="7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5731510" cy="3107055"/>
                    </a:xfrm>
                    <a:prstGeom prst="rect">
                      <a:avLst/>
                    </a:prstGeom>
                    <a:ln/>
                  </pic:spPr>
                </pic:pic>
              </a:graphicData>
            </a:graphic>
          </wp:inline>
        </w:drawing>
      </w:r>
    </w:p>
    <w:p w14:paraId="5DFB6F09" w14:textId="77777777" w:rsidR="00FB69B1" w:rsidRDefault="00C71D99">
      <w:pPr>
        <w:jc w:val="center"/>
        <w:rPr>
          <w:color w:val="000000"/>
        </w:rPr>
      </w:pPr>
      <w:bookmarkStart w:id="4" w:name="_heading=h.1fob9te" w:colFirst="0" w:colLast="0"/>
      <w:bookmarkEnd w:id="4"/>
      <w:r>
        <w:t>Figure 2.3:</w:t>
      </w:r>
      <w:r>
        <w:rPr>
          <w:color w:val="000000"/>
        </w:rPr>
        <w:t xml:space="preserve"> Box plot of all attributes prior to outlier removal</w:t>
      </w:r>
    </w:p>
    <w:p w14:paraId="11DF928D" w14:textId="77777777" w:rsidR="00FB69B1" w:rsidRDefault="00C71D99">
      <w:pPr>
        <w:shd w:val="clear" w:color="auto" w:fill="FFFFFF"/>
        <w:spacing w:before="280" w:after="28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Above boxplots indicate that the following variables have values beyond whiskers (i.e., &gt; 1.5 IQR &amp; &lt; 1.5 IQR) i.e., some outliers are present in the dataset.</w:t>
      </w:r>
    </w:p>
    <w:p w14:paraId="4905DC60" w14:textId="77777777" w:rsidR="00FB69B1" w:rsidRDefault="00C71D99">
      <w:pPr>
        <w:numPr>
          <w:ilvl w:val="0"/>
          <w:numId w:val="7"/>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We have a more no of outliers in the data set Total_area, longitude, latitudes, living_measures15</w:t>
      </w:r>
      <w:r>
        <w:rPr>
          <w:rFonts w:ascii="Times New Roman" w:eastAsia="Times New Roman" w:hAnsi="Times New Roman" w:cs="Times New Roman"/>
          <w:color w:val="000000"/>
          <w:sz w:val="24"/>
          <w:szCs w:val="24"/>
        </w:rPr>
        <w:t>, lot_measure15, basement, ceil_measure, quality, lot_measure, living measure, room bath and room bed.</w:t>
      </w:r>
    </w:p>
    <w:p w14:paraId="00E42EB6" w14:textId="77777777" w:rsidR="00FB69B1" w:rsidRDefault="00C71D99">
      <w:pPr>
        <w:numPr>
          <w:ilvl w:val="0"/>
          <w:numId w:val="7"/>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Furnished, yr_renovated and coast columns are having 0 or 1 value</w:t>
      </w:r>
    </w:p>
    <w:p w14:paraId="4CE0BBCE" w14:textId="77777777" w:rsidR="00FB69B1" w:rsidRDefault="00C71D99">
      <w:pPr>
        <w:numPr>
          <w:ilvl w:val="0"/>
          <w:numId w:val="7"/>
        </w:numPr>
        <w:pBdr>
          <w:top w:val="nil"/>
          <w:left w:val="nil"/>
          <w:bottom w:val="nil"/>
          <w:right w:val="nil"/>
          <w:between w:val="nil"/>
        </w:pBdr>
        <w:shd w:val="clear" w:color="auto" w:fill="FFFFFF"/>
        <w:spacing w:after="0" w:line="240" w:lineRule="auto"/>
        <w:rPr>
          <w:rFonts w:ascii="Helvetica Neue" w:eastAsia="Helvetica Neue" w:hAnsi="Helvetica Neue" w:cs="Helvetica Neue"/>
          <w:color w:val="000000"/>
          <w:sz w:val="21"/>
          <w:szCs w:val="21"/>
        </w:rPr>
      </w:pPr>
      <w:r>
        <w:rPr>
          <w:rFonts w:ascii="Times New Roman" w:eastAsia="Times New Roman" w:hAnsi="Times New Roman" w:cs="Times New Roman"/>
          <w:color w:val="000000"/>
          <w:sz w:val="24"/>
          <w:szCs w:val="24"/>
        </w:rPr>
        <w:t>No outliers in ceil, yr_built and Zipcode columns</w:t>
      </w:r>
    </w:p>
    <w:p w14:paraId="6491B6CF" w14:textId="77777777" w:rsidR="00FB69B1" w:rsidRDefault="00C71D99">
      <w:pPr>
        <w:pBdr>
          <w:top w:val="nil"/>
          <w:left w:val="nil"/>
          <w:bottom w:val="nil"/>
          <w:right w:val="nil"/>
          <w:between w:val="nil"/>
        </w:pBdr>
        <w:shd w:val="clear" w:color="auto" w:fill="FFFFFF"/>
        <w:spacing w:before="240" w:after="24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2.3.3 Univariate Analyses: Visualizing </w:t>
      </w:r>
      <w:r>
        <w:rPr>
          <w:rFonts w:ascii="Times New Roman" w:eastAsia="Times New Roman" w:hAnsi="Times New Roman" w:cs="Times New Roman"/>
          <w:b/>
          <w:sz w:val="24"/>
          <w:szCs w:val="24"/>
        </w:rPr>
        <w:t>Skewness</w:t>
      </w:r>
    </w:p>
    <w:p w14:paraId="451F1ADC" w14:textId="77777777" w:rsidR="00FB69B1" w:rsidRDefault="00C71D99">
      <w:pPr>
        <w:pBdr>
          <w:top w:val="nil"/>
          <w:left w:val="nil"/>
          <w:bottom w:val="nil"/>
          <w:right w:val="nil"/>
          <w:between w:val="nil"/>
        </w:pBdr>
        <w:shd w:val="clear" w:color="auto" w:fill="FFFFFF"/>
        <w:spacing w:before="240" w:after="240" w:line="240" w:lineRule="auto"/>
        <w:jc w:val="center"/>
      </w:pPr>
      <w:r>
        <w:rPr>
          <w:noProof/>
        </w:rPr>
        <w:drawing>
          <wp:inline distT="0" distB="0" distL="0" distR="0" wp14:anchorId="38F61E2F" wp14:editId="54F0C717">
            <wp:extent cx="4889398" cy="2854225"/>
            <wp:effectExtent l="0" t="0" r="0" b="0"/>
            <wp:docPr id="7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4889398" cy="2854225"/>
                    </a:xfrm>
                    <a:prstGeom prst="rect">
                      <a:avLst/>
                    </a:prstGeom>
                    <a:ln/>
                  </pic:spPr>
                </pic:pic>
              </a:graphicData>
            </a:graphic>
          </wp:inline>
        </w:drawing>
      </w:r>
    </w:p>
    <w:p w14:paraId="555646D5" w14:textId="77777777" w:rsidR="00FB69B1" w:rsidRDefault="00C71D99">
      <w:pPr>
        <w:pBdr>
          <w:top w:val="nil"/>
          <w:left w:val="nil"/>
          <w:bottom w:val="nil"/>
          <w:right w:val="nil"/>
          <w:between w:val="nil"/>
        </w:pBdr>
        <w:shd w:val="clear" w:color="auto" w:fill="FFFFFF"/>
        <w:spacing w:before="240" w:after="240" w:line="240" w:lineRule="auto"/>
        <w:jc w:val="center"/>
        <w:rPr>
          <w:rFonts w:ascii="Times New Roman" w:eastAsia="Times New Roman" w:hAnsi="Times New Roman" w:cs="Times New Roman"/>
          <w:b/>
          <w:sz w:val="24"/>
          <w:szCs w:val="24"/>
        </w:rPr>
      </w:pPr>
      <w:r>
        <w:rPr>
          <w:noProof/>
        </w:rPr>
        <w:drawing>
          <wp:inline distT="0" distB="0" distL="0" distR="0" wp14:anchorId="3412AB47" wp14:editId="4B41882D">
            <wp:extent cx="4863736" cy="4216569"/>
            <wp:effectExtent l="0" t="0" r="0" b="0"/>
            <wp:docPr id="7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4863736" cy="4216569"/>
                    </a:xfrm>
                    <a:prstGeom prst="rect">
                      <a:avLst/>
                    </a:prstGeom>
                    <a:ln/>
                  </pic:spPr>
                </pic:pic>
              </a:graphicData>
            </a:graphic>
          </wp:inline>
        </w:drawing>
      </w:r>
    </w:p>
    <w:p w14:paraId="69E83C35" w14:textId="77777777" w:rsidR="00FB69B1" w:rsidRDefault="00C71D99">
      <w:pPr>
        <w:jc w:val="center"/>
        <w:rPr>
          <w:color w:val="000000"/>
        </w:rPr>
      </w:pPr>
      <w:bookmarkStart w:id="5" w:name="_heading=h.3znysh7" w:colFirst="0" w:colLast="0"/>
      <w:bookmarkEnd w:id="5"/>
      <w:r>
        <w:lastRenderedPageBreak/>
        <w:t>Figure 2.4:</w:t>
      </w:r>
      <w:r>
        <w:rPr>
          <w:color w:val="000000"/>
        </w:rPr>
        <w:t xml:space="preserve"> skewness of all attributes prior to outlier removal</w:t>
      </w:r>
    </w:p>
    <w:p w14:paraId="0D5AAD80" w14:textId="77777777" w:rsidR="00FB69B1" w:rsidRDefault="00C71D99">
      <w:pPr>
        <w:pBdr>
          <w:top w:val="nil"/>
          <w:left w:val="nil"/>
          <w:bottom w:val="nil"/>
          <w:right w:val="nil"/>
          <w:between w:val="nil"/>
        </w:pBdr>
        <w:shd w:val="clear" w:color="auto" w:fill="FFFFFF"/>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 observations:</w:t>
      </w:r>
    </w:p>
    <w:p w14:paraId="6ABEBEB8" w14:textId="77777777" w:rsidR="00FB69B1" w:rsidRDefault="00C71D99">
      <w:pPr>
        <w:numPr>
          <w:ilvl w:val="0"/>
          <w:numId w:val="8"/>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price, room_bed, living_measure, lot_measure, sight, condition, quality, ceil_measure, basement, zipcode, longitude, living_measure15, lot_measure15, total_area: are Right-Skewed.</w:t>
      </w:r>
    </w:p>
    <w:p w14:paraId="32A79407" w14:textId="77777777" w:rsidR="00FB69B1" w:rsidRDefault="00C71D99">
      <w:pPr>
        <w:numPr>
          <w:ilvl w:val="0"/>
          <w:numId w:val="8"/>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room_bath, yr_built, lat are Left-Skewed.</w:t>
      </w:r>
    </w:p>
    <w:p w14:paraId="61E69BB2" w14:textId="77777777" w:rsidR="00FB69B1" w:rsidRDefault="00C71D99">
      <w:pPr>
        <w:numPr>
          <w:ilvl w:val="0"/>
          <w:numId w:val="8"/>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ceil: it's almost Normal Distribut</w:t>
      </w:r>
      <w:r>
        <w:rPr>
          <w:rFonts w:ascii="Times New Roman" w:eastAsia="Times New Roman" w:hAnsi="Times New Roman" w:cs="Times New Roman"/>
          <w:color w:val="000000"/>
          <w:sz w:val="24"/>
          <w:szCs w:val="24"/>
        </w:rPr>
        <w:t>ed.</w:t>
      </w:r>
    </w:p>
    <w:p w14:paraId="66EFDC9F" w14:textId="77777777" w:rsidR="00FB69B1" w:rsidRDefault="00C71D99">
      <w:pPr>
        <w:numPr>
          <w:ilvl w:val="0"/>
          <w:numId w:val="8"/>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Max room_bed value of 33.</w:t>
      </w:r>
    </w:p>
    <w:p w14:paraId="1AEF9B40" w14:textId="77777777" w:rsidR="00FB69B1" w:rsidRDefault="00C71D99">
      <w:pPr>
        <w:numPr>
          <w:ilvl w:val="0"/>
          <w:numId w:val="8"/>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lot of houses don't have basement (reads 0)</w:t>
      </w:r>
    </w:p>
    <w:p w14:paraId="7523B7C5" w14:textId="77777777" w:rsidR="00FB69B1" w:rsidRDefault="00FB69B1">
      <w:pPr>
        <w:pBdr>
          <w:top w:val="nil"/>
          <w:left w:val="nil"/>
          <w:bottom w:val="nil"/>
          <w:right w:val="nil"/>
          <w:between w:val="nil"/>
        </w:pBdr>
        <w:shd w:val="clear" w:color="auto" w:fill="FFFFFF"/>
        <w:spacing w:before="240" w:after="240" w:line="240" w:lineRule="auto"/>
        <w:jc w:val="both"/>
        <w:rPr>
          <w:rFonts w:ascii="Times New Roman" w:eastAsia="Times New Roman" w:hAnsi="Times New Roman" w:cs="Times New Roman"/>
          <w:b/>
          <w:sz w:val="24"/>
          <w:szCs w:val="24"/>
        </w:rPr>
      </w:pPr>
    </w:p>
    <w:p w14:paraId="764DF261" w14:textId="77777777" w:rsidR="00FB69B1" w:rsidRDefault="00C71D99">
      <w:pPr>
        <w:pBdr>
          <w:top w:val="nil"/>
          <w:left w:val="nil"/>
          <w:bottom w:val="nil"/>
          <w:right w:val="nil"/>
          <w:between w:val="nil"/>
        </w:pBdr>
        <w:shd w:val="clear" w:color="auto" w:fill="FFFFFF"/>
        <w:spacing w:before="240" w:after="24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2.3.4 Outlier treatment</w:t>
      </w:r>
    </w:p>
    <w:p w14:paraId="27587025" w14:textId="77777777" w:rsidR="00FB69B1" w:rsidRDefault="00C71D99">
      <w:pPr>
        <w:pBdr>
          <w:top w:val="nil"/>
          <w:left w:val="nil"/>
          <w:bottom w:val="nil"/>
          <w:right w:val="nil"/>
          <w:between w:val="nil"/>
        </w:pBdr>
        <w:shd w:val="clear" w:color="auto" w:fill="FFFFFF"/>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We’ve removed house prices &gt; $4mm as they’re dozen out of 21000 plus values as below:</w:t>
      </w:r>
    </w:p>
    <w:p w14:paraId="06D30D7E" w14:textId="77777777" w:rsidR="00FB69B1" w:rsidRDefault="00C71D99">
      <w:pPr>
        <w:pBdr>
          <w:top w:val="nil"/>
          <w:left w:val="nil"/>
          <w:bottom w:val="nil"/>
          <w:right w:val="nil"/>
          <w:between w:val="nil"/>
        </w:pBdr>
        <w:shd w:val="clear" w:color="auto" w:fill="FFFFFF"/>
        <w:spacing w:before="240" w:after="240" w:line="240" w:lineRule="auto"/>
        <w:jc w:val="both"/>
        <w:rPr>
          <w:rFonts w:ascii="Times New Roman" w:eastAsia="Times New Roman" w:hAnsi="Times New Roman" w:cs="Times New Roman"/>
          <w:b/>
          <w:sz w:val="24"/>
          <w:szCs w:val="24"/>
        </w:rPr>
      </w:pPr>
      <w:r>
        <w:rPr>
          <w:noProof/>
        </w:rPr>
        <w:drawing>
          <wp:inline distT="0" distB="0" distL="0" distR="0" wp14:anchorId="2C1207D5" wp14:editId="4AC335EB">
            <wp:extent cx="5731510" cy="2536190"/>
            <wp:effectExtent l="0" t="0" r="0" b="0"/>
            <wp:docPr id="7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5731510" cy="2536190"/>
                    </a:xfrm>
                    <a:prstGeom prst="rect">
                      <a:avLst/>
                    </a:prstGeom>
                    <a:ln/>
                  </pic:spPr>
                </pic:pic>
              </a:graphicData>
            </a:graphic>
          </wp:inline>
        </w:drawing>
      </w:r>
    </w:p>
    <w:p w14:paraId="69B94A47" w14:textId="77777777" w:rsidR="00FB69B1" w:rsidRDefault="00C71D99">
      <w:pPr>
        <w:jc w:val="center"/>
        <w:rPr>
          <w:color w:val="000000"/>
        </w:rPr>
      </w:pPr>
      <w:bookmarkStart w:id="6" w:name="_heading=h.2et92p0" w:colFirst="0" w:colLast="0"/>
      <w:bookmarkEnd w:id="6"/>
      <w:r>
        <w:t>Figure 2.5:</w:t>
      </w:r>
      <w:r>
        <w:rPr>
          <w:color w:val="000000"/>
        </w:rPr>
        <w:t xml:space="preserve"> Outlier removal of price</w:t>
      </w:r>
    </w:p>
    <w:p w14:paraId="046365C8" w14:textId="77777777" w:rsidR="00FB69B1" w:rsidRDefault="00C71D9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Different outlier treatment mechanisms have been adopted for the independent variables as listed below:</w:t>
      </w:r>
    </w:p>
    <w:p w14:paraId="744450EA" w14:textId="77777777" w:rsidR="00FB69B1" w:rsidRDefault="00C71D9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Three principal methods of outliers treatments have been adopted:</w:t>
      </w:r>
    </w:p>
    <w:p w14:paraId="7BE1281A" w14:textId="77777777" w:rsidR="00FB69B1" w:rsidRDefault="00C71D99">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removing values &lt; 5</w:t>
      </w:r>
      <w:r>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&amp; &gt; 99</w:t>
      </w:r>
      <w:r>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percentile</w:t>
      </w:r>
    </w:p>
    <w:p w14:paraId="07CC5A78" w14:textId="77777777" w:rsidR="00FB69B1" w:rsidRDefault="00C71D99">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replacing outliers with median values </w:t>
      </w:r>
      <w:r>
        <w:rPr>
          <w:rFonts w:ascii="Times New Roman" w:eastAsia="Times New Roman" w:hAnsi="Times New Roman" w:cs="Times New Roman"/>
          <w:color w:val="000000"/>
          <w:sz w:val="24"/>
          <w:szCs w:val="24"/>
        </w:rPr>
        <w:t>for skewed variables</w:t>
      </w:r>
    </w:p>
    <w:p w14:paraId="45B76C29" w14:textId="77777777" w:rsidR="00FB69B1" w:rsidRDefault="00C71D99">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replacing outliers with mean values</w:t>
      </w:r>
    </w:p>
    <w:p w14:paraId="28BD2E13" w14:textId="77777777" w:rsidR="00FB69B1" w:rsidRDefault="00C71D99">
      <w:pPr>
        <w:jc w:val="center"/>
        <w:rPr>
          <w:color w:val="000000"/>
        </w:rPr>
      </w:pPr>
      <w:r>
        <w:rPr>
          <w:noProof/>
        </w:rPr>
        <w:lastRenderedPageBreak/>
        <w:drawing>
          <wp:inline distT="0" distB="0" distL="0" distR="0" wp14:anchorId="3DF85369" wp14:editId="7AA4B137">
            <wp:extent cx="5579612" cy="4215927"/>
            <wp:effectExtent l="0" t="0" r="0" b="0"/>
            <wp:docPr id="7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5579612" cy="4215927"/>
                    </a:xfrm>
                    <a:prstGeom prst="rect">
                      <a:avLst/>
                    </a:prstGeom>
                    <a:ln/>
                  </pic:spPr>
                </pic:pic>
              </a:graphicData>
            </a:graphic>
          </wp:inline>
        </w:drawing>
      </w:r>
    </w:p>
    <w:p w14:paraId="7C9D45D2" w14:textId="77777777" w:rsidR="00FB69B1" w:rsidRDefault="00C71D99">
      <w:pPr>
        <w:rPr>
          <w:color w:val="000000"/>
        </w:rPr>
      </w:pPr>
      <w:r>
        <w:rPr>
          <w:noProof/>
        </w:rPr>
        <w:drawing>
          <wp:inline distT="0" distB="0" distL="0" distR="0" wp14:anchorId="1B2F9587" wp14:editId="0B8809FA">
            <wp:extent cx="5731510" cy="4258310"/>
            <wp:effectExtent l="0" t="0" r="0" b="0"/>
            <wp:docPr id="8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1"/>
                    <a:srcRect/>
                    <a:stretch>
                      <a:fillRect/>
                    </a:stretch>
                  </pic:blipFill>
                  <pic:spPr>
                    <a:xfrm>
                      <a:off x="0" y="0"/>
                      <a:ext cx="5731510" cy="4258310"/>
                    </a:xfrm>
                    <a:prstGeom prst="rect">
                      <a:avLst/>
                    </a:prstGeom>
                    <a:ln/>
                  </pic:spPr>
                </pic:pic>
              </a:graphicData>
            </a:graphic>
          </wp:inline>
        </w:drawing>
      </w:r>
    </w:p>
    <w:p w14:paraId="388C8EF6" w14:textId="77777777" w:rsidR="00FB69B1" w:rsidRDefault="00C71D99">
      <w:pPr>
        <w:rPr>
          <w:color w:val="000000"/>
        </w:rPr>
      </w:pPr>
      <w:r>
        <w:rPr>
          <w:noProof/>
        </w:rPr>
        <w:lastRenderedPageBreak/>
        <w:drawing>
          <wp:inline distT="0" distB="0" distL="0" distR="0" wp14:anchorId="7CF37C8E" wp14:editId="23FE5165">
            <wp:extent cx="5731510" cy="4137025"/>
            <wp:effectExtent l="0" t="0" r="0" b="0"/>
            <wp:docPr id="8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2"/>
                    <a:srcRect/>
                    <a:stretch>
                      <a:fillRect/>
                    </a:stretch>
                  </pic:blipFill>
                  <pic:spPr>
                    <a:xfrm>
                      <a:off x="0" y="0"/>
                      <a:ext cx="5731510" cy="4137025"/>
                    </a:xfrm>
                    <a:prstGeom prst="rect">
                      <a:avLst/>
                    </a:prstGeom>
                    <a:ln/>
                  </pic:spPr>
                </pic:pic>
              </a:graphicData>
            </a:graphic>
          </wp:inline>
        </w:drawing>
      </w:r>
    </w:p>
    <w:p w14:paraId="03554F02" w14:textId="77777777" w:rsidR="00FB69B1" w:rsidRDefault="00C71D99">
      <w:pPr>
        <w:rPr>
          <w:color w:val="000000"/>
        </w:rPr>
      </w:pPr>
      <w:r>
        <w:rPr>
          <w:noProof/>
        </w:rPr>
        <w:drawing>
          <wp:inline distT="0" distB="0" distL="0" distR="0" wp14:anchorId="6E854244" wp14:editId="094C1BD9">
            <wp:extent cx="5731510" cy="4554220"/>
            <wp:effectExtent l="0" t="0" r="0" b="0"/>
            <wp:docPr id="8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3"/>
                    <a:srcRect/>
                    <a:stretch>
                      <a:fillRect/>
                    </a:stretch>
                  </pic:blipFill>
                  <pic:spPr>
                    <a:xfrm>
                      <a:off x="0" y="0"/>
                      <a:ext cx="5731510" cy="4554220"/>
                    </a:xfrm>
                    <a:prstGeom prst="rect">
                      <a:avLst/>
                    </a:prstGeom>
                    <a:ln/>
                  </pic:spPr>
                </pic:pic>
              </a:graphicData>
            </a:graphic>
          </wp:inline>
        </w:drawing>
      </w:r>
    </w:p>
    <w:p w14:paraId="7AC4B8D2" w14:textId="77777777" w:rsidR="00FB69B1" w:rsidRDefault="00C71D99">
      <w:pPr>
        <w:pBdr>
          <w:top w:val="nil"/>
          <w:left w:val="nil"/>
          <w:bottom w:val="nil"/>
          <w:right w:val="nil"/>
          <w:between w:val="nil"/>
        </w:pBdr>
        <w:shd w:val="clear" w:color="auto" w:fill="FFFFFF"/>
        <w:spacing w:before="240" w:after="240" w:line="240" w:lineRule="auto"/>
        <w:jc w:val="both"/>
        <w:rPr>
          <w:rFonts w:ascii="Times New Roman" w:eastAsia="Times New Roman" w:hAnsi="Times New Roman" w:cs="Times New Roman"/>
          <w:b/>
          <w:sz w:val="24"/>
          <w:szCs w:val="24"/>
        </w:rPr>
      </w:pPr>
      <w:r>
        <w:rPr>
          <w:noProof/>
        </w:rPr>
        <w:lastRenderedPageBreak/>
        <w:drawing>
          <wp:inline distT="0" distB="0" distL="0" distR="0" wp14:anchorId="47D51219" wp14:editId="542420BF">
            <wp:extent cx="6275363" cy="8271437"/>
            <wp:effectExtent l="0" t="0" r="0" b="0"/>
            <wp:docPr id="8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4"/>
                    <a:srcRect/>
                    <a:stretch>
                      <a:fillRect/>
                    </a:stretch>
                  </pic:blipFill>
                  <pic:spPr>
                    <a:xfrm>
                      <a:off x="0" y="0"/>
                      <a:ext cx="6275363" cy="8271437"/>
                    </a:xfrm>
                    <a:prstGeom prst="rect">
                      <a:avLst/>
                    </a:prstGeom>
                    <a:ln/>
                  </pic:spPr>
                </pic:pic>
              </a:graphicData>
            </a:graphic>
          </wp:inline>
        </w:drawing>
      </w:r>
    </w:p>
    <w:p w14:paraId="67F339DD" w14:textId="77777777" w:rsidR="00FB69B1" w:rsidRDefault="00C71D99">
      <w:pPr>
        <w:jc w:val="center"/>
        <w:rPr>
          <w:color w:val="000000"/>
        </w:rPr>
      </w:pPr>
      <w:r>
        <w:t>Figure 2.6:</w:t>
      </w:r>
      <w:r>
        <w:rPr>
          <w:color w:val="000000"/>
        </w:rPr>
        <w:t xml:space="preserve"> Box plot of all attributes after outlier removal</w:t>
      </w:r>
    </w:p>
    <w:p w14:paraId="78FFC180" w14:textId="77777777" w:rsidR="00FB69B1" w:rsidRDefault="00FB69B1">
      <w:pPr>
        <w:jc w:val="center"/>
        <w:rPr>
          <w:color w:val="000000"/>
        </w:rPr>
      </w:pPr>
    </w:p>
    <w:p w14:paraId="06AF5320" w14:textId="77777777" w:rsidR="00FB69B1" w:rsidRDefault="00C71D99">
      <w:pPr>
        <w:jc w:val="center"/>
        <w:rPr>
          <w:color w:val="000000"/>
        </w:rPr>
      </w:pPr>
      <w:r>
        <w:rPr>
          <w:noProof/>
        </w:rPr>
        <w:drawing>
          <wp:inline distT="0" distB="0" distL="0" distR="0" wp14:anchorId="09092D29" wp14:editId="40163557">
            <wp:extent cx="5458818" cy="4768754"/>
            <wp:effectExtent l="0" t="0" r="0" b="0"/>
            <wp:docPr id="8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5"/>
                    <a:srcRect/>
                    <a:stretch>
                      <a:fillRect/>
                    </a:stretch>
                  </pic:blipFill>
                  <pic:spPr>
                    <a:xfrm>
                      <a:off x="0" y="0"/>
                      <a:ext cx="5458818" cy="4768754"/>
                    </a:xfrm>
                    <a:prstGeom prst="rect">
                      <a:avLst/>
                    </a:prstGeom>
                    <a:ln/>
                  </pic:spPr>
                </pic:pic>
              </a:graphicData>
            </a:graphic>
          </wp:inline>
        </w:drawing>
      </w:r>
    </w:p>
    <w:p w14:paraId="0F149D6A" w14:textId="77777777" w:rsidR="00FB69B1" w:rsidRDefault="00C71D99">
      <w:pPr>
        <w:jc w:val="center"/>
        <w:rPr>
          <w:color w:val="000000"/>
        </w:rPr>
      </w:pPr>
      <w:r>
        <w:rPr>
          <w:noProof/>
        </w:rPr>
        <w:drawing>
          <wp:inline distT="0" distB="0" distL="0" distR="0" wp14:anchorId="2F093455" wp14:editId="0F295FAC">
            <wp:extent cx="5731510" cy="3402965"/>
            <wp:effectExtent l="0" t="0" r="0" b="0"/>
            <wp:docPr id="8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5731510" cy="3402965"/>
                    </a:xfrm>
                    <a:prstGeom prst="rect">
                      <a:avLst/>
                    </a:prstGeom>
                    <a:ln/>
                  </pic:spPr>
                </pic:pic>
              </a:graphicData>
            </a:graphic>
          </wp:inline>
        </w:drawing>
      </w:r>
    </w:p>
    <w:p w14:paraId="24E7941F" w14:textId="77777777" w:rsidR="00FB69B1" w:rsidRDefault="00C71D99">
      <w:pPr>
        <w:jc w:val="center"/>
        <w:rPr>
          <w:color w:val="000000"/>
        </w:rPr>
      </w:pPr>
      <w:r>
        <w:t>Figure 2.7:</w:t>
      </w:r>
      <w:r>
        <w:rPr>
          <w:color w:val="000000"/>
        </w:rPr>
        <w:t xml:space="preserve"> skewness of all attributes after outlier removal</w:t>
      </w:r>
    </w:p>
    <w:p w14:paraId="632A2DF8" w14:textId="77777777" w:rsidR="00FB69B1" w:rsidRDefault="00FB69B1">
      <w:pPr>
        <w:pBdr>
          <w:top w:val="nil"/>
          <w:left w:val="nil"/>
          <w:bottom w:val="nil"/>
          <w:right w:val="nil"/>
          <w:between w:val="nil"/>
        </w:pBdr>
        <w:shd w:val="clear" w:color="auto" w:fill="FFFFFF"/>
        <w:spacing w:before="240" w:after="240" w:line="240" w:lineRule="auto"/>
        <w:jc w:val="both"/>
        <w:rPr>
          <w:rFonts w:ascii="Times New Roman" w:eastAsia="Times New Roman" w:hAnsi="Times New Roman" w:cs="Times New Roman"/>
          <w:b/>
          <w:sz w:val="24"/>
          <w:szCs w:val="24"/>
        </w:rPr>
      </w:pPr>
    </w:p>
    <w:p w14:paraId="64327296" w14:textId="77777777" w:rsidR="00FB69B1" w:rsidRDefault="00C71D99">
      <w:pPr>
        <w:pBdr>
          <w:top w:val="nil"/>
          <w:left w:val="nil"/>
          <w:bottom w:val="nil"/>
          <w:right w:val="nil"/>
          <w:between w:val="nil"/>
        </w:pBdr>
        <w:shd w:val="clear" w:color="auto" w:fill="FFFFFF"/>
        <w:spacing w:before="240" w:after="24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2.3.5 Bivariate Analysis: Analyzing </w:t>
      </w:r>
      <w:r>
        <w:rPr>
          <w:rFonts w:ascii="Times New Roman" w:eastAsia="Times New Roman" w:hAnsi="Times New Roman" w:cs="Times New Roman"/>
          <w:b/>
          <w:sz w:val="24"/>
          <w:szCs w:val="24"/>
        </w:rPr>
        <w:t>Target</w:t>
      </w:r>
      <w:r>
        <w:rPr>
          <w:rFonts w:ascii="Times New Roman" w:eastAsia="Times New Roman" w:hAnsi="Times New Roman" w:cs="Times New Roman"/>
          <w:b/>
          <w:color w:val="000000"/>
          <w:sz w:val="24"/>
          <w:szCs w:val="24"/>
        </w:rPr>
        <w:t xml:space="preserve"> Attribute with other variables</w:t>
      </w:r>
    </w:p>
    <w:p w14:paraId="7E62C91E" w14:textId="77777777" w:rsidR="00FB69B1" w:rsidRDefault="00C71D99">
      <w:pPr>
        <w:pBdr>
          <w:top w:val="nil"/>
          <w:left w:val="nil"/>
          <w:bottom w:val="nil"/>
          <w:right w:val="nil"/>
          <w:between w:val="nil"/>
        </w:pBdr>
        <w:shd w:val="clear" w:color="auto" w:fill="FFFFFF"/>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Most significant of the independent variables versus house price along with some interrelationship among variables are discussed below. Rest of the details and comments may be found in the code file.</w:t>
      </w:r>
    </w:p>
    <w:p w14:paraId="2ECA81EE" w14:textId="77777777" w:rsidR="00FB69B1" w:rsidRDefault="00C71D99">
      <w:pPr>
        <w:pStyle w:val="Heading4"/>
        <w:shd w:val="clear" w:color="auto" w:fill="FFFFFF"/>
        <w:spacing w:before="240"/>
        <w:rPr>
          <w:rFonts w:ascii="Times New Roman" w:eastAsia="Times New Roman" w:hAnsi="Times New Roman" w:cs="Times New Roman"/>
          <w:sz w:val="24"/>
          <w:szCs w:val="24"/>
        </w:rPr>
      </w:pPr>
      <w:r>
        <w:rPr>
          <w:rFonts w:ascii="Times New Roman" w:eastAsia="Times New Roman" w:hAnsi="Times New Roman" w:cs="Times New Roman"/>
          <w:b/>
          <w:i w:val="0"/>
          <w:color w:val="000000"/>
          <w:sz w:val="24"/>
          <w:szCs w:val="24"/>
        </w:rPr>
        <w:t>Price vs. sale time:</w:t>
      </w:r>
    </w:p>
    <w:p w14:paraId="29E74F05" w14:textId="77777777" w:rsidR="00FB69B1" w:rsidRDefault="00C71D99">
      <w:pPr>
        <w:jc w:val="center"/>
        <w:rPr>
          <w:rFonts w:ascii="Times New Roman" w:eastAsia="Times New Roman" w:hAnsi="Times New Roman" w:cs="Times New Roman"/>
          <w:sz w:val="24"/>
          <w:szCs w:val="24"/>
        </w:rPr>
      </w:pPr>
      <w:r>
        <w:rPr>
          <w:noProof/>
        </w:rPr>
        <w:drawing>
          <wp:inline distT="0" distB="0" distL="0" distR="0" wp14:anchorId="41480534" wp14:editId="02FC6CD1">
            <wp:extent cx="3200408" cy="2229224"/>
            <wp:effectExtent l="0" t="0" r="0" b="0"/>
            <wp:docPr id="8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7"/>
                    <a:srcRect/>
                    <a:stretch>
                      <a:fillRect/>
                    </a:stretch>
                  </pic:blipFill>
                  <pic:spPr>
                    <a:xfrm>
                      <a:off x="0" y="0"/>
                      <a:ext cx="3200408" cy="2229224"/>
                    </a:xfrm>
                    <a:prstGeom prst="rect">
                      <a:avLst/>
                    </a:prstGeom>
                    <a:ln/>
                  </pic:spPr>
                </pic:pic>
              </a:graphicData>
            </a:graphic>
          </wp:inline>
        </w:drawing>
      </w:r>
    </w:p>
    <w:p w14:paraId="29CF3834" w14:textId="77777777" w:rsidR="00FB69B1" w:rsidRDefault="00C71D99">
      <w:pPr>
        <w:jc w:val="center"/>
        <w:rPr>
          <w:color w:val="000000"/>
        </w:rPr>
      </w:pPr>
      <w:bookmarkStart w:id="7" w:name="_heading=h.tyjcwt" w:colFirst="0" w:colLast="0"/>
      <w:bookmarkEnd w:id="7"/>
      <w:r>
        <w:t>Figure 2.8:</w:t>
      </w:r>
      <w:r>
        <w:rPr>
          <w:color w:val="000000"/>
        </w:rPr>
        <w:t xml:space="preserve"> Sale time vs. price</w:t>
      </w:r>
    </w:p>
    <w:p w14:paraId="0DABDE03" w14:textId="77777777" w:rsidR="00FB69B1" w:rsidRDefault="00C71D99">
      <w:pPr>
        <w:numPr>
          <w:ilvl w:val="0"/>
          <w:numId w:val="10"/>
        </w:numPr>
        <w:shd w:val="clear" w:color="auto" w:fill="FFFFFF"/>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he mean price of the houses tends to be high during April, May</w:t>
      </w:r>
    </w:p>
    <w:p w14:paraId="1570D8A2" w14:textId="77777777" w:rsidR="00FB69B1" w:rsidRDefault="00FB69B1">
      <w:pPr>
        <w:rPr>
          <w:rFonts w:ascii="Times New Roman" w:eastAsia="Times New Roman" w:hAnsi="Times New Roman" w:cs="Times New Roman"/>
          <w:sz w:val="24"/>
          <w:szCs w:val="24"/>
        </w:rPr>
      </w:pPr>
    </w:p>
    <w:p w14:paraId="25337387" w14:textId="77777777" w:rsidR="00FB69B1" w:rsidRDefault="00C71D99">
      <w:pPr>
        <w:pStyle w:val="Heading4"/>
        <w:shd w:val="clear" w:color="auto" w:fill="FFFFFF"/>
        <w:spacing w:before="240"/>
        <w:rPr>
          <w:rFonts w:ascii="Times New Roman" w:eastAsia="Times New Roman" w:hAnsi="Times New Roman" w:cs="Times New Roman"/>
          <w:b/>
          <w:i w:val="0"/>
          <w:color w:val="000000"/>
          <w:sz w:val="24"/>
          <w:szCs w:val="24"/>
        </w:rPr>
      </w:pPr>
      <w:r>
        <w:rPr>
          <w:rFonts w:ascii="Times New Roman" w:eastAsia="Times New Roman" w:hAnsi="Times New Roman" w:cs="Times New Roman"/>
          <w:b/>
          <w:i w:val="0"/>
          <w:color w:val="000000"/>
          <w:sz w:val="24"/>
          <w:szCs w:val="24"/>
        </w:rPr>
        <w:t>Bedroom vs. Price:</w:t>
      </w:r>
    </w:p>
    <w:p w14:paraId="41E3D01E" w14:textId="77777777" w:rsidR="00FB69B1" w:rsidRDefault="00FB69B1"/>
    <w:p w14:paraId="5BB3F314" w14:textId="77777777" w:rsidR="00FB69B1" w:rsidRDefault="00C71D99">
      <w:pPr>
        <w:jc w:val="center"/>
        <w:rPr>
          <w:rFonts w:ascii="Times New Roman" w:eastAsia="Times New Roman" w:hAnsi="Times New Roman" w:cs="Times New Roman"/>
          <w:color w:val="000000"/>
          <w:sz w:val="24"/>
          <w:szCs w:val="24"/>
        </w:rPr>
      </w:pPr>
      <w:r>
        <w:rPr>
          <w:noProof/>
        </w:rPr>
        <w:drawing>
          <wp:inline distT="0" distB="0" distL="0" distR="0" wp14:anchorId="28E747FF" wp14:editId="4BC1D2B6">
            <wp:extent cx="5731510" cy="2990850"/>
            <wp:effectExtent l="0" t="0" r="0" b="0"/>
            <wp:docPr id="8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8"/>
                    <a:srcRect/>
                    <a:stretch>
                      <a:fillRect/>
                    </a:stretch>
                  </pic:blipFill>
                  <pic:spPr>
                    <a:xfrm>
                      <a:off x="0" y="0"/>
                      <a:ext cx="5731510" cy="2990850"/>
                    </a:xfrm>
                    <a:prstGeom prst="rect">
                      <a:avLst/>
                    </a:prstGeom>
                    <a:ln/>
                  </pic:spPr>
                </pic:pic>
              </a:graphicData>
            </a:graphic>
          </wp:inline>
        </w:drawing>
      </w:r>
    </w:p>
    <w:p w14:paraId="21811A7D" w14:textId="77777777" w:rsidR="00FB69B1" w:rsidRDefault="00C71D99">
      <w:pPr>
        <w:jc w:val="center"/>
        <w:rPr>
          <w:color w:val="000000"/>
        </w:rPr>
      </w:pPr>
      <w:bookmarkStart w:id="8" w:name="_heading=h.3dy6vkm" w:colFirst="0" w:colLast="0"/>
      <w:bookmarkEnd w:id="8"/>
      <w:r>
        <w:rPr>
          <w:rFonts w:ascii="Times New Roman" w:eastAsia="Times New Roman" w:hAnsi="Times New Roman" w:cs="Times New Roman"/>
          <w:sz w:val="24"/>
          <w:szCs w:val="24"/>
        </w:rPr>
        <w:tab/>
      </w:r>
      <w:r>
        <w:t>Figure 2.9:</w:t>
      </w:r>
      <w:r>
        <w:rPr>
          <w:color w:val="000000"/>
        </w:rPr>
        <w:t xml:space="preserve"> Bedroom vs. price</w:t>
      </w:r>
    </w:p>
    <w:p w14:paraId="70E1E72D" w14:textId="77777777" w:rsidR="00FB69B1" w:rsidRDefault="00C71D99">
      <w:pPr>
        <w:numPr>
          <w:ilvl w:val="0"/>
          <w:numId w:val="10"/>
        </w:numPr>
        <w:shd w:val="clear" w:color="auto" w:fill="FFFFFF"/>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Higher number of rooms draw higher price.</w:t>
      </w:r>
    </w:p>
    <w:p w14:paraId="256EAB46" w14:textId="77777777" w:rsidR="00FB69B1" w:rsidRDefault="00FB69B1">
      <w:pPr>
        <w:tabs>
          <w:tab w:val="left" w:pos="6436"/>
        </w:tabs>
        <w:rPr>
          <w:rFonts w:ascii="Times New Roman" w:eastAsia="Times New Roman" w:hAnsi="Times New Roman" w:cs="Times New Roman"/>
          <w:sz w:val="24"/>
          <w:szCs w:val="24"/>
        </w:rPr>
      </w:pPr>
    </w:p>
    <w:p w14:paraId="21AD7512" w14:textId="77777777" w:rsidR="00FB69B1" w:rsidRDefault="00C71D99">
      <w:pPr>
        <w:pStyle w:val="Heading4"/>
        <w:shd w:val="clear" w:color="auto" w:fill="FFFFFF"/>
        <w:spacing w:before="240"/>
        <w:rPr>
          <w:rFonts w:ascii="Times New Roman" w:eastAsia="Times New Roman" w:hAnsi="Times New Roman" w:cs="Times New Roman"/>
          <w:b/>
          <w:i w:val="0"/>
          <w:color w:val="000000"/>
          <w:sz w:val="24"/>
          <w:szCs w:val="24"/>
        </w:rPr>
      </w:pPr>
      <w:r>
        <w:rPr>
          <w:rFonts w:ascii="Times New Roman" w:eastAsia="Times New Roman" w:hAnsi="Times New Roman" w:cs="Times New Roman"/>
          <w:b/>
          <w:i w:val="0"/>
          <w:color w:val="000000"/>
          <w:sz w:val="24"/>
          <w:szCs w:val="24"/>
        </w:rPr>
        <w:t>Different Area Measures vs. Price:</w:t>
      </w:r>
    </w:p>
    <w:p w14:paraId="167108CF" w14:textId="77777777" w:rsidR="00FB69B1" w:rsidRDefault="00FB69B1"/>
    <w:p w14:paraId="096BBBCD" w14:textId="77777777" w:rsidR="00FB69B1" w:rsidRDefault="00C71D99">
      <w:pPr>
        <w:pBdr>
          <w:top w:val="nil"/>
          <w:left w:val="nil"/>
          <w:bottom w:val="nil"/>
          <w:right w:val="nil"/>
          <w:between w:val="nil"/>
        </w:pBdr>
        <w:shd w:val="clear" w:color="auto" w:fill="FFFFFF"/>
        <w:spacing w:before="240" w:after="240" w:line="240" w:lineRule="auto"/>
        <w:jc w:val="center"/>
        <w:rPr>
          <w:rFonts w:ascii="Times New Roman" w:eastAsia="Times New Roman" w:hAnsi="Times New Roman" w:cs="Times New Roman"/>
          <w:b/>
          <w:color w:val="000000"/>
          <w:sz w:val="24"/>
          <w:szCs w:val="24"/>
        </w:rPr>
      </w:pPr>
      <w:r>
        <w:rPr>
          <w:noProof/>
        </w:rPr>
        <w:drawing>
          <wp:inline distT="0" distB="0" distL="0" distR="0" wp14:anchorId="65BD6F20" wp14:editId="2F5D04C1">
            <wp:extent cx="6308891" cy="1195236"/>
            <wp:effectExtent l="0" t="0" r="0" b="0"/>
            <wp:docPr id="5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6308891" cy="1195236"/>
                    </a:xfrm>
                    <a:prstGeom prst="rect">
                      <a:avLst/>
                    </a:prstGeom>
                    <a:ln/>
                  </pic:spPr>
                </pic:pic>
              </a:graphicData>
            </a:graphic>
          </wp:inline>
        </w:drawing>
      </w:r>
    </w:p>
    <w:p w14:paraId="05106FB5" w14:textId="77777777" w:rsidR="00FB69B1" w:rsidRDefault="00C71D99">
      <w:pPr>
        <w:jc w:val="center"/>
        <w:rPr>
          <w:color w:val="000000"/>
        </w:rPr>
      </w:pPr>
      <w:bookmarkStart w:id="9" w:name="_heading=h.1t3h5sf" w:colFirst="0" w:colLast="0"/>
      <w:bookmarkEnd w:id="9"/>
      <w:r>
        <w:t>Figure 2.10:</w:t>
      </w:r>
      <w:r>
        <w:rPr>
          <w:color w:val="000000"/>
        </w:rPr>
        <w:t xml:space="preserve"> Different Area Measures vs. price</w:t>
      </w:r>
    </w:p>
    <w:p w14:paraId="629A2A20" w14:textId="77777777" w:rsidR="00FB69B1" w:rsidRDefault="00C71D99">
      <w:pPr>
        <w:numPr>
          <w:ilvl w:val="0"/>
          <w:numId w:val="4"/>
        </w:numPr>
        <w:shd w:val="clear" w:color="auto" w:fill="FFFFFF"/>
        <w:spacing w:before="28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living_measure shows positive correlation with price</w:t>
      </w:r>
    </w:p>
    <w:p w14:paraId="4F4EF061" w14:textId="77777777" w:rsidR="00FB69B1" w:rsidRDefault="00C71D99">
      <w:pPr>
        <w:numPr>
          <w:ilvl w:val="0"/>
          <w:numId w:val="4"/>
        </w:num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may either chose 'lot_measure' or 'total_area' owing to their high inter-correlation and similar response to 'price'</w:t>
      </w:r>
    </w:p>
    <w:p w14:paraId="2268A284" w14:textId="77777777" w:rsidR="00FB69B1" w:rsidRDefault="00C71D99">
      <w:pPr>
        <w:numPr>
          <w:ilvl w:val="0"/>
          <w:numId w:val="4"/>
        </w:num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'ceil_measure' is positively correlated with hou</w:t>
      </w:r>
      <w:r>
        <w:rPr>
          <w:rFonts w:ascii="Times New Roman" w:eastAsia="Times New Roman" w:hAnsi="Times New Roman" w:cs="Times New Roman"/>
          <w:color w:val="000000"/>
          <w:sz w:val="24"/>
          <w:szCs w:val="24"/>
        </w:rPr>
        <w:t>se price.</w:t>
      </w:r>
    </w:p>
    <w:p w14:paraId="232F5D4C" w14:textId="77777777" w:rsidR="00FB69B1" w:rsidRDefault="00C71D99">
      <w:pPr>
        <w:numPr>
          <w:ilvl w:val="0"/>
          <w:numId w:val="4"/>
        </w:num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basement' is positively correlated with house price but data cloud shows larger scatter.</w:t>
      </w:r>
    </w:p>
    <w:p w14:paraId="6B1B010D" w14:textId="77777777" w:rsidR="00FB69B1" w:rsidRDefault="00C71D99">
      <w:pPr>
        <w:numPr>
          <w:ilvl w:val="0"/>
          <w:numId w:val="4"/>
        </w:numPr>
        <w:shd w:val="clear" w:color="auto" w:fill="FFFFFF"/>
        <w:spacing w:after="280" w:line="240" w:lineRule="auto"/>
        <w:rPr>
          <w:rFonts w:ascii="Helvetica Neue" w:eastAsia="Helvetica Neue" w:hAnsi="Helvetica Neue" w:cs="Helvetica Neue"/>
          <w:color w:val="000000"/>
          <w:sz w:val="21"/>
          <w:szCs w:val="21"/>
        </w:rPr>
      </w:pPr>
      <w:r>
        <w:rPr>
          <w:rFonts w:ascii="Times New Roman" w:eastAsia="Times New Roman" w:hAnsi="Times New Roman" w:cs="Times New Roman"/>
          <w:color w:val="000000"/>
          <w:sz w:val="24"/>
          <w:szCs w:val="24"/>
        </w:rPr>
        <w:t>Price shows a gradual increase in recent years</w:t>
      </w:r>
      <w:r>
        <w:rPr>
          <w:rFonts w:ascii="Helvetica Neue" w:eastAsia="Helvetica Neue" w:hAnsi="Helvetica Neue" w:cs="Helvetica Neue"/>
          <w:color w:val="000000"/>
          <w:sz w:val="21"/>
          <w:szCs w:val="21"/>
        </w:rPr>
        <w:t>.</w:t>
      </w:r>
    </w:p>
    <w:p w14:paraId="060444C4" w14:textId="77777777" w:rsidR="00FB69B1" w:rsidRDefault="00C71D99">
      <w:pPr>
        <w:pStyle w:val="Heading4"/>
        <w:shd w:val="clear" w:color="auto" w:fill="FFFFFF"/>
        <w:spacing w:before="240"/>
        <w:rPr>
          <w:rFonts w:ascii="Times New Roman" w:eastAsia="Times New Roman" w:hAnsi="Times New Roman" w:cs="Times New Roman"/>
          <w:b/>
          <w:i w:val="0"/>
          <w:color w:val="000000"/>
          <w:sz w:val="24"/>
          <w:szCs w:val="24"/>
        </w:rPr>
      </w:pPr>
      <w:r>
        <w:rPr>
          <w:rFonts w:ascii="Times New Roman" w:eastAsia="Times New Roman" w:hAnsi="Times New Roman" w:cs="Times New Roman"/>
          <w:b/>
          <w:i w:val="0"/>
          <w:color w:val="000000"/>
          <w:sz w:val="24"/>
          <w:szCs w:val="24"/>
        </w:rPr>
        <w:t>Inter-relationship among area measures:</w:t>
      </w:r>
    </w:p>
    <w:p w14:paraId="6CCEBC30" w14:textId="77777777" w:rsidR="00FB69B1" w:rsidRDefault="00C71D99">
      <w:pPr>
        <w:shd w:val="clear" w:color="auto" w:fill="FFFFFF"/>
        <w:spacing w:before="280" w:after="280" w:line="240" w:lineRule="auto"/>
        <w:ind w:left="720"/>
        <w:rPr>
          <w:rFonts w:ascii="Helvetica Neue" w:eastAsia="Helvetica Neue" w:hAnsi="Helvetica Neue" w:cs="Helvetica Neue"/>
          <w:color w:val="000000"/>
          <w:sz w:val="21"/>
          <w:szCs w:val="21"/>
        </w:rPr>
      </w:pPr>
      <w:r>
        <w:rPr>
          <w:noProof/>
        </w:rPr>
        <w:drawing>
          <wp:inline distT="0" distB="0" distL="0" distR="0" wp14:anchorId="1E8C29B2" wp14:editId="02285361">
            <wp:extent cx="5731510" cy="1583690"/>
            <wp:effectExtent l="0" t="0" r="0" b="0"/>
            <wp:docPr id="5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5731510" cy="1583690"/>
                    </a:xfrm>
                    <a:prstGeom prst="rect">
                      <a:avLst/>
                    </a:prstGeom>
                    <a:ln/>
                  </pic:spPr>
                </pic:pic>
              </a:graphicData>
            </a:graphic>
          </wp:inline>
        </w:drawing>
      </w:r>
    </w:p>
    <w:p w14:paraId="521664FD" w14:textId="77777777" w:rsidR="00FB69B1" w:rsidRDefault="00C71D99">
      <w:pPr>
        <w:jc w:val="center"/>
        <w:rPr>
          <w:color w:val="000000"/>
        </w:rPr>
      </w:pPr>
      <w:r>
        <w:t>Figure 2.11:</w:t>
      </w:r>
      <w:r>
        <w:rPr>
          <w:color w:val="000000"/>
        </w:rPr>
        <w:t xml:space="preserve"> Interrelationship among different area measures</w:t>
      </w:r>
    </w:p>
    <w:p w14:paraId="402D18F3" w14:textId="77777777" w:rsidR="00FB69B1" w:rsidRDefault="00C71D99">
      <w:pPr>
        <w:numPr>
          <w:ilvl w:val="0"/>
          <w:numId w:val="4"/>
        </w:numPr>
        <w:shd w:val="clear" w:color="auto" w:fill="FFFFFF"/>
        <w:spacing w:before="28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may drop lot_measure15 if lot_measure15 has strong correlation with lot_measure</w:t>
      </w:r>
    </w:p>
    <w:p w14:paraId="1D22F05B" w14:textId="77777777" w:rsidR="00FB69B1" w:rsidRDefault="00C71D99">
      <w:pPr>
        <w:numPr>
          <w:ilvl w:val="0"/>
          <w:numId w:val="4"/>
        </w:numPr>
        <w:shd w:val="clear" w:color="auto" w:fill="FFFFFF"/>
        <w:spacing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lot_measure has better correlation with total area with lesser spread.</w:t>
      </w:r>
    </w:p>
    <w:p w14:paraId="606B90DF" w14:textId="77777777" w:rsidR="00FB69B1" w:rsidRDefault="00C71D99">
      <w:pPr>
        <w:pStyle w:val="Heading4"/>
        <w:shd w:val="clear" w:color="auto" w:fill="FFFFFF"/>
        <w:spacing w:before="240"/>
        <w:rPr>
          <w:rFonts w:ascii="Times New Roman" w:eastAsia="Times New Roman" w:hAnsi="Times New Roman" w:cs="Times New Roman"/>
          <w:b/>
          <w:i w:val="0"/>
          <w:color w:val="000000"/>
          <w:sz w:val="24"/>
          <w:szCs w:val="24"/>
        </w:rPr>
      </w:pPr>
      <w:r>
        <w:rPr>
          <w:rFonts w:ascii="Times New Roman" w:eastAsia="Times New Roman" w:hAnsi="Times New Roman" w:cs="Times New Roman"/>
          <w:b/>
          <w:i w:val="0"/>
          <w:color w:val="000000"/>
          <w:sz w:val="24"/>
          <w:szCs w:val="24"/>
        </w:rPr>
        <w:lastRenderedPageBreak/>
        <w:t>Renovation vs. Price &amp; Area Measures</w:t>
      </w:r>
    </w:p>
    <w:p w14:paraId="19A1B599" w14:textId="77777777" w:rsidR="00FB69B1" w:rsidRDefault="00C71D99">
      <w:pPr>
        <w:pBdr>
          <w:top w:val="nil"/>
          <w:left w:val="nil"/>
          <w:bottom w:val="nil"/>
          <w:right w:val="nil"/>
          <w:between w:val="nil"/>
        </w:pBdr>
        <w:shd w:val="clear" w:color="auto" w:fill="FFFFFF"/>
        <w:spacing w:before="240" w:after="240" w:line="240" w:lineRule="auto"/>
        <w:jc w:val="center"/>
        <w:rPr>
          <w:rFonts w:ascii="Times New Roman" w:eastAsia="Times New Roman" w:hAnsi="Times New Roman" w:cs="Times New Roman"/>
          <w:b/>
          <w:color w:val="000000"/>
          <w:sz w:val="24"/>
          <w:szCs w:val="24"/>
        </w:rPr>
      </w:pPr>
      <w:r>
        <w:rPr>
          <w:noProof/>
        </w:rPr>
        <w:drawing>
          <wp:inline distT="0" distB="0" distL="0" distR="0" wp14:anchorId="60136F2D" wp14:editId="649D015E">
            <wp:extent cx="6223382" cy="1960924"/>
            <wp:effectExtent l="0" t="0" r="0" b="0"/>
            <wp:docPr id="6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6223382" cy="1960924"/>
                    </a:xfrm>
                    <a:prstGeom prst="rect">
                      <a:avLst/>
                    </a:prstGeom>
                    <a:ln/>
                  </pic:spPr>
                </pic:pic>
              </a:graphicData>
            </a:graphic>
          </wp:inline>
        </w:drawing>
      </w:r>
    </w:p>
    <w:p w14:paraId="6BC06859" w14:textId="77777777" w:rsidR="00FB69B1" w:rsidRDefault="00C71D99">
      <w:pPr>
        <w:jc w:val="center"/>
        <w:rPr>
          <w:color w:val="000000"/>
        </w:rPr>
      </w:pPr>
      <w:bookmarkStart w:id="10" w:name="_heading=h.4d34og8" w:colFirst="0" w:colLast="0"/>
      <w:bookmarkEnd w:id="10"/>
      <w:r>
        <w:t>Figure 2.12:</w:t>
      </w:r>
      <w:r>
        <w:rPr>
          <w:color w:val="000000"/>
        </w:rPr>
        <w:t xml:space="preserve"> Renovation vs. price</w:t>
      </w:r>
    </w:p>
    <w:p w14:paraId="4F702042" w14:textId="77777777" w:rsidR="00FB69B1" w:rsidRDefault="00C71D99">
      <w:pPr>
        <w:numPr>
          <w:ilvl w:val="0"/>
          <w:numId w:val="14"/>
        </w:numPr>
        <w:shd w:val="clear" w:color="auto" w:fill="FFFFFF"/>
        <w:spacing w:before="28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renovated houses have high price range in general.</w:t>
      </w:r>
    </w:p>
    <w:p w14:paraId="1B925C9F" w14:textId="77777777" w:rsidR="00FB69B1" w:rsidRDefault="00C71D99">
      <w:pPr>
        <w:numPr>
          <w:ilvl w:val="0"/>
          <w:numId w:val="14"/>
        </w:numPr>
        <w:shd w:val="clear" w:color="auto" w:fill="FFFFFF"/>
        <w:spacing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yr_renovated doesn't have any observable correlation with other independent variables related to area measure.</w:t>
      </w:r>
    </w:p>
    <w:p w14:paraId="58F7EEAA" w14:textId="77777777" w:rsidR="00FB69B1" w:rsidRDefault="00C71D99">
      <w:pPr>
        <w:pStyle w:val="Heading4"/>
        <w:shd w:val="clear" w:color="auto" w:fill="FFFFFF"/>
        <w:spacing w:before="240"/>
        <w:rPr>
          <w:rFonts w:ascii="Times New Roman" w:eastAsia="Times New Roman" w:hAnsi="Times New Roman" w:cs="Times New Roman"/>
          <w:b/>
          <w:i w:val="0"/>
          <w:color w:val="000000"/>
          <w:sz w:val="24"/>
          <w:szCs w:val="24"/>
        </w:rPr>
      </w:pPr>
      <w:r>
        <w:rPr>
          <w:rFonts w:ascii="Times New Roman" w:eastAsia="Times New Roman" w:hAnsi="Times New Roman" w:cs="Times New Roman"/>
          <w:b/>
          <w:i w:val="0"/>
          <w:color w:val="000000"/>
          <w:sz w:val="24"/>
          <w:szCs w:val="24"/>
        </w:rPr>
        <w:t>Furnished vs. Price:</w:t>
      </w:r>
    </w:p>
    <w:p w14:paraId="3A8BE4B9" w14:textId="77777777" w:rsidR="00FB69B1" w:rsidRDefault="00C71D99">
      <w:pPr>
        <w:jc w:val="center"/>
      </w:pPr>
      <w:r>
        <w:rPr>
          <w:noProof/>
        </w:rPr>
        <w:drawing>
          <wp:inline distT="0" distB="0" distL="0" distR="0" wp14:anchorId="764A52D4" wp14:editId="1C588D7F">
            <wp:extent cx="2720433" cy="1886159"/>
            <wp:effectExtent l="0" t="0" r="0" b="0"/>
            <wp:docPr id="6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2720433" cy="1886159"/>
                    </a:xfrm>
                    <a:prstGeom prst="rect">
                      <a:avLst/>
                    </a:prstGeom>
                    <a:ln/>
                  </pic:spPr>
                </pic:pic>
              </a:graphicData>
            </a:graphic>
          </wp:inline>
        </w:drawing>
      </w:r>
    </w:p>
    <w:p w14:paraId="23D25571" w14:textId="77777777" w:rsidR="00FB69B1" w:rsidRDefault="00C71D99">
      <w:pPr>
        <w:jc w:val="center"/>
        <w:rPr>
          <w:color w:val="000000"/>
        </w:rPr>
      </w:pPr>
      <w:bookmarkStart w:id="11" w:name="_heading=h.2s8eyo1" w:colFirst="0" w:colLast="0"/>
      <w:bookmarkEnd w:id="11"/>
      <w:r>
        <w:t>Figure 2.13:</w:t>
      </w:r>
      <w:r>
        <w:rPr>
          <w:color w:val="000000"/>
        </w:rPr>
        <w:t xml:space="preserve"> Furnished houses vs. price</w:t>
      </w:r>
    </w:p>
    <w:p w14:paraId="5724876C" w14:textId="77777777" w:rsidR="00FB69B1" w:rsidRDefault="00C71D99">
      <w:pPr>
        <w:numPr>
          <w:ilvl w:val="0"/>
          <w:numId w:val="15"/>
        </w:num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Furnished Plots are priced above $800,000, with minimum no. of bedroom/house.</w:t>
      </w:r>
    </w:p>
    <w:p w14:paraId="2F6C1CFE" w14:textId="77777777" w:rsidR="00FB69B1" w:rsidRDefault="00C71D99">
      <w:pPr>
        <w:numPr>
          <w:ilvl w:val="0"/>
          <w:numId w:val="15"/>
        </w:num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Also, as the no. of bedroom/house increases, the price of house increases as well, signifying positive correlation with price.</w:t>
      </w:r>
    </w:p>
    <w:p w14:paraId="61A0FF2F" w14:textId="77777777" w:rsidR="00FB69B1" w:rsidRDefault="00C71D99">
      <w:pPr>
        <w:pStyle w:val="Heading4"/>
        <w:shd w:val="clear" w:color="auto" w:fill="FFFFFF"/>
        <w:spacing w:before="240"/>
        <w:rPr>
          <w:rFonts w:ascii="Times New Roman" w:eastAsia="Times New Roman" w:hAnsi="Times New Roman" w:cs="Times New Roman"/>
          <w:b/>
          <w:i w:val="0"/>
          <w:color w:val="000000"/>
          <w:sz w:val="24"/>
          <w:szCs w:val="24"/>
        </w:rPr>
      </w:pPr>
      <w:r>
        <w:rPr>
          <w:rFonts w:ascii="Times New Roman" w:eastAsia="Times New Roman" w:hAnsi="Times New Roman" w:cs="Times New Roman"/>
          <w:b/>
          <w:i w:val="0"/>
          <w:color w:val="000000"/>
          <w:sz w:val="24"/>
          <w:szCs w:val="24"/>
        </w:rPr>
        <w:t>Condition vs. Price:</w:t>
      </w:r>
    </w:p>
    <w:p w14:paraId="786A8FC7" w14:textId="77777777" w:rsidR="00FB69B1" w:rsidRDefault="00C71D99">
      <w:pPr>
        <w:numPr>
          <w:ilvl w:val="0"/>
          <w:numId w:val="5"/>
        </w:numPr>
        <w:pBdr>
          <w:top w:val="nil"/>
          <w:left w:val="nil"/>
          <w:bottom w:val="nil"/>
          <w:right w:val="nil"/>
          <w:between w:val="nil"/>
        </w:pBdr>
        <w:shd w:val="clear" w:color="auto" w:fill="FFFFFF"/>
        <w:spacing w:before="28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Houses with condition 1-2 have</w:t>
      </w:r>
      <w:r>
        <w:rPr>
          <w:rFonts w:ascii="Times New Roman" w:eastAsia="Times New Roman" w:hAnsi="Times New Roman" w:cs="Times New Roman"/>
          <w:color w:val="000000"/>
          <w:sz w:val="24"/>
          <w:szCs w:val="24"/>
        </w:rPr>
        <w:t xml:space="preserve"> negligible furnished houses thus they have low prices.</w:t>
      </w:r>
    </w:p>
    <w:p w14:paraId="2B1AC01A" w14:textId="77777777" w:rsidR="00FB69B1" w:rsidRDefault="00C71D99">
      <w:pPr>
        <w:numPr>
          <w:ilvl w:val="0"/>
          <w:numId w:val="5"/>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Houses with condition 3-4-5 have higher number of furnished house and thus are in the higher price slab.</w:t>
      </w:r>
    </w:p>
    <w:p w14:paraId="3C487432" w14:textId="77777777" w:rsidR="00FB69B1" w:rsidRDefault="00C71D99">
      <w:pPr>
        <w:numPr>
          <w:ilvl w:val="0"/>
          <w:numId w:val="5"/>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Both furnished and unfurnished houses in any of the individual 3-4-5 conditions fall in the sam</w:t>
      </w:r>
      <w:r>
        <w:rPr>
          <w:rFonts w:ascii="Times New Roman" w:eastAsia="Times New Roman" w:hAnsi="Times New Roman" w:cs="Times New Roman"/>
          <w:color w:val="000000"/>
          <w:sz w:val="24"/>
          <w:szCs w:val="24"/>
        </w:rPr>
        <w:t>e price range for a specific "condition" category.</w:t>
      </w:r>
    </w:p>
    <w:p w14:paraId="429E7855" w14:textId="77777777" w:rsidR="00FB69B1" w:rsidRDefault="00C71D99">
      <w:pPr>
        <w:numPr>
          <w:ilvl w:val="0"/>
          <w:numId w:val="5"/>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Furnished houses starting prices are higher than unfurnished ones but higher end of house price is not impacted by furnishing status.</w:t>
      </w:r>
    </w:p>
    <w:p w14:paraId="547B2A5F" w14:textId="77777777" w:rsidR="00FB69B1" w:rsidRDefault="00C71D99">
      <w:pPr>
        <w:numPr>
          <w:ilvl w:val="0"/>
          <w:numId w:val="5"/>
        </w:numPr>
        <w:pBdr>
          <w:top w:val="nil"/>
          <w:left w:val="nil"/>
          <w:bottom w:val="nil"/>
          <w:right w:val="nil"/>
          <w:between w:val="nil"/>
        </w:pBdr>
        <w:shd w:val="clear" w:color="auto" w:fill="FFFFFF"/>
        <w:spacing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Overall, furnished flats have better condition thus have higher price.</w:t>
      </w:r>
    </w:p>
    <w:p w14:paraId="14156205" w14:textId="77777777" w:rsidR="00FB69B1" w:rsidRDefault="00C71D99">
      <w:pPr>
        <w:pBdr>
          <w:top w:val="nil"/>
          <w:left w:val="nil"/>
          <w:bottom w:val="nil"/>
          <w:right w:val="nil"/>
          <w:between w:val="nil"/>
        </w:pBdr>
        <w:shd w:val="clear" w:color="auto" w:fill="FFFFFF"/>
        <w:spacing w:before="240" w:after="240" w:line="240" w:lineRule="auto"/>
        <w:jc w:val="center"/>
        <w:rPr>
          <w:rFonts w:ascii="Times New Roman" w:eastAsia="Times New Roman" w:hAnsi="Times New Roman" w:cs="Times New Roman"/>
          <w:b/>
          <w:color w:val="000000"/>
          <w:sz w:val="24"/>
          <w:szCs w:val="24"/>
        </w:rPr>
      </w:pPr>
      <w:r>
        <w:rPr>
          <w:noProof/>
        </w:rPr>
        <w:lastRenderedPageBreak/>
        <w:drawing>
          <wp:inline distT="0" distB="0" distL="0" distR="0" wp14:anchorId="0C390BFE" wp14:editId="038DD45D">
            <wp:extent cx="5093310" cy="3615991"/>
            <wp:effectExtent l="0" t="0" r="0" b="0"/>
            <wp:docPr id="6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5093310" cy="3615991"/>
                    </a:xfrm>
                    <a:prstGeom prst="rect">
                      <a:avLst/>
                    </a:prstGeom>
                    <a:ln/>
                  </pic:spPr>
                </pic:pic>
              </a:graphicData>
            </a:graphic>
          </wp:inline>
        </w:drawing>
      </w:r>
    </w:p>
    <w:p w14:paraId="135E15B0" w14:textId="77777777" w:rsidR="00FB69B1" w:rsidRDefault="00C71D99">
      <w:pPr>
        <w:pStyle w:val="Heading4"/>
        <w:shd w:val="clear" w:color="auto" w:fill="FFFFFF"/>
        <w:spacing w:before="240"/>
        <w:jc w:val="center"/>
        <w:rPr>
          <w:rFonts w:ascii="Times New Roman" w:eastAsia="Times New Roman" w:hAnsi="Times New Roman" w:cs="Times New Roman"/>
          <w:b/>
          <w:i w:val="0"/>
          <w:color w:val="000000"/>
          <w:sz w:val="24"/>
          <w:szCs w:val="24"/>
        </w:rPr>
      </w:pPr>
      <w:bookmarkStart w:id="12" w:name="_heading=h.17dp8vu" w:colFirst="0" w:colLast="0"/>
      <w:bookmarkEnd w:id="12"/>
      <w:r>
        <w:rPr>
          <w:rFonts w:ascii="Calibri" w:eastAsia="Calibri" w:hAnsi="Calibri" w:cs="Calibri"/>
          <w:i w:val="0"/>
          <w:color w:val="000000"/>
        </w:rPr>
        <w:t>Figure 2.14:  Condition vs. Price</w:t>
      </w:r>
    </w:p>
    <w:p w14:paraId="1B72B970" w14:textId="77777777" w:rsidR="00FB69B1" w:rsidRDefault="00C71D99">
      <w:pPr>
        <w:pStyle w:val="Heading4"/>
        <w:shd w:val="clear" w:color="auto" w:fill="FFFFFF"/>
        <w:spacing w:before="240"/>
        <w:rPr>
          <w:rFonts w:ascii="Times New Roman" w:eastAsia="Times New Roman" w:hAnsi="Times New Roman" w:cs="Times New Roman"/>
          <w:b/>
          <w:i w:val="0"/>
          <w:color w:val="000000"/>
          <w:sz w:val="24"/>
          <w:szCs w:val="24"/>
        </w:rPr>
      </w:pPr>
      <w:r>
        <w:rPr>
          <w:rFonts w:ascii="Times New Roman" w:eastAsia="Times New Roman" w:hAnsi="Times New Roman" w:cs="Times New Roman"/>
          <w:b/>
          <w:i w:val="0"/>
          <w:color w:val="000000"/>
          <w:sz w:val="24"/>
          <w:szCs w:val="24"/>
        </w:rPr>
        <w:t>Quality vs. Price:</w:t>
      </w:r>
    </w:p>
    <w:p w14:paraId="1B40AF84" w14:textId="77777777" w:rsidR="00FB69B1" w:rsidRDefault="00C71D99">
      <w:pPr>
        <w:numPr>
          <w:ilvl w:val="0"/>
          <w:numId w:val="5"/>
        </w:numPr>
        <w:pBdr>
          <w:top w:val="nil"/>
          <w:left w:val="nil"/>
          <w:bottom w:val="nil"/>
          <w:right w:val="nil"/>
          <w:between w:val="nil"/>
        </w:pBdr>
        <w:shd w:val="clear" w:color="auto" w:fill="FFFFFF"/>
        <w:spacing w:before="28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Houses with quality higher than 8 are furnished.</w:t>
      </w:r>
    </w:p>
    <w:p w14:paraId="1B9A2CC7" w14:textId="77777777" w:rsidR="00FB69B1" w:rsidRDefault="00C71D99">
      <w:pPr>
        <w:numPr>
          <w:ilvl w:val="0"/>
          <w:numId w:val="5"/>
        </w:numPr>
        <w:pBdr>
          <w:top w:val="nil"/>
          <w:left w:val="nil"/>
          <w:bottom w:val="nil"/>
          <w:right w:val="nil"/>
          <w:between w:val="nil"/>
        </w:pBdr>
        <w:shd w:val="clear" w:color="auto" w:fill="FFFFFF"/>
        <w:spacing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Price of houses increases with Quality and the rate of increase of house price vs. quality is higher for higher price range.</w:t>
      </w:r>
    </w:p>
    <w:p w14:paraId="04B48F42" w14:textId="77777777" w:rsidR="00FB69B1" w:rsidRDefault="00C71D99">
      <w:pPr>
        <w:pBdr>
          <w:top w:val="nil"/>
          <w:left w:val="nil"/>
          <w:bottom w:val="nil"/>
          <w:right w:val="nil"/>
          <w:between w:val="nil"/>
        </w:pBdr>
        <w:shd w:val="clear" w:color="auto" w:fill="FFFFFF"/>
        <w:tabs>
          <w:tab w:val="center" w:pos="4513"/>
          <w:tab w:val="right" w:pos="9026"/>
        </w:tabs>
        <w:spacing w:before="240" w:after="240" w:line="240" w:lineRule="auto"/>
        <w:rPr>
          <w:color w:val="000000"/>
        </w:rPr>
      </w:pPr>
      <w:r>
        <w:rPr>
          <w:color w:val="000000"/>
        </w:rPr>
        <w:tab/>
      </w:r>
      <w:r>
        <w:rPr>
          <w:noProof/>
        </w:rPr>
        <w:drawing>
          <wp:inline distT="0" distB="0" distL="0" distR="0" wp14:anchorId="73189307" wp14:editId="10CD69EF">
            <wp:extent cx="4363303" cy="3129144"/>
            <wp:effectExtent l="0" t="0" r="0" b="0"/>
            <wp:docPr id="6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4363303" cy="3129144"/>
                    </a:xfrm>
                    <a:prstGeom prst="rect">
                      <a:avLst/>
                    </a:prstGeom>
                    <a:ln/>
                  </pic:spPr>
                </pic:pic>
              </a:graphicData>
            </a:graphic>
          </wp:inline>
        </w:drawing>
      </w:r>
    </w:p>
    <w:p w14:paraId="1DE89CF6" w14:textId="77777777" w:rsidR="00FB69B1" w:rsidRDefault="00C71D99">
      <w:pPr>
        <w:pBdr>
          <w:top w:val="nil"/>
          <w:left w:val="nil"/>
          <w:bottom w:val="nil"/>
          <w:right w:val="nil"/>
          <w:between w:val="nil"/>
        </w:pBdr>
        <w:shd w:val="clear" w:color="auto" w:fill="FFFFFF"/>
        <w:tabs>
          <w:tab w:val="center" w:pos="4513"/>
          <w:tab w:val="right" w:pos="9026"/>
        </w:tabs>
        <w:spacing w:before="240" w:after="240" w:line="240" w:lineRule="auto"/>
        <w:jc w:val="center"/>
        <w:rPr>
          <w:i/>
          <w:color w:val="000000"/>
        </w:rPr>
      </w:pPr>
      <w:bookmarkStart w:id="13" w:name="_heading=h.3rdcrjn" w:colFirst="0" w:colLast="0"/>
      <w:bookmarkEnd w:id="13"/>
      <w:r>
        <w:rPr>
          <w:color w:val="000000"/>
        </w:rPr>
        <w:t>Figure 2.15:  Quality &amp; furnished vs. Price</w:t>
      </w:r>
    </w:p>
    <w:p w14:paraId="7FDA55DE" w14:textId="77777777" w:rsidR="00FB69B1" w:rsidRDefault="00C71D99">
      <w:pPr>
        <w:pStyle w:val="Heading4"/>
        <w:shd w:val="clear" w:color="auto" w:fill="FFFFFF"/>
        <w:spacing w:before="240"/>
        <w:rPr>
          <w:rFonts w:ascii="Times New Roman" w:eastAsia="Times New Roman" w:hAnsi="Times New Roman" w:cs="Times New Roman"/>
          <w:b/>
          <w:i w:val="0"/>
          <w:color w:val="000000"/>
          <w:sz w:val="24"/>
          <w:szCs w:val="24"/>
        </w:rPr>
      </w:pPr>
      <w:r>
        <w:rPr>
          <w:rFonts w:ascii="Times New Roman" w:eastAsia="Times New Roman" w:hAnsi="Times New Roman" w:cs="Times New Roman"/>
          <w:b/>
          <w:i w:val="0"/>
          <w:color w:val="000000"/>
          <w:sz w:val="24"/>
          <w:szCs w:val="24"/>
        </w:rPr>
        <w:lastRenderedPageBreak/>
        <w:t>Sight vs. Price:</w:t>
      </w:r>
    </w:p>
    <w:p w14:paraId="761D10F1" w14:textId="77777777" w:rsidR="00FB69B1" w:rsidRDefault="00C71D99">
      <w:pPr>
        <w:numPr>
          <w:ilvl w:val="0"/>
          <w:numId w:val="5"/>
        </w:numPr>
        <w:pBdr>
          <w:top w:val="nil"/>
          <w:left w:val="nil"/>
          <w:bottom w:val="nil"/>
          <w:right w:val="nil"/>
          <w:between w:val="nil"/>
        </w:pBdr>
        <w:shd w:val="clear" w:color="auto" w:fill="FFFFFF"/>
        <w:spacing w:before="280"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Houses in the vicinity of a waterfront are slightly higher priced, especially for visits &gt; = 2.</w:t>
      </w:r>
    </w:p>
    <w:p w14:paraId="541FF1F3" w14:textId="77777777" w:rsidR="00FB69B1" w:rsidRDefault="00C71D99">
      <w:pPr>
        <w:pBdr>
          <w:top w:val="nil"/>
          <w:left w:val="nil"/>
          <w:bottom w:val="nil"/>
          <w:right w:val="nil"/>
          <w:between w:val="nil"/>
        </w:pBdr>
        <w:shd w:val="clear" w:color="auto" w:fill="FFFFFF"/>
        <w:spacing w:before="240" w:after="24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3365A900" wp14:editId="5E114129">
            <wp:extent cx="4512650" cy="2684509"/>
            <wp:effectExtent l="0" t="0" r="0" b="0"/>
            <wp:docPr id="6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4512650" cy="2684509"/>
                    </a:xfrm>
                    <a:prstGeom prst="rect">
                      <a:avLst/>
                    </a:prstGeom>
                    <a:ln/>
                  </pic:spPr>
                </pic:pic>
              </a:graphicData>
            </a:graphic>
          </wp:inline>
        </w:drawing>
      </w:r>
    </w:p>
    <w:p w14:paraId="6891CF9E" w14:textId="77777777" w:rsidR="00FB69B1" w:rsidRDefault="00C71D99">
      <w:pPr>
        <w:pStyle w:val="Heading4"/>
        <w:shd w:val="clear" w:color="auto" w:fill="FFFFFF"/>
        <w:spacing w:before="240"/>
        <w:jc w:val="center"/>
        <w:rPr>
          <w:rFonts w:ascii="Calibri" w:eastAsia="Calibri" w:hAnsi="Calibri" w:cs="Calibri"/>
          <w:i w:val="0"/>
          <w:color w:val="000000"/>
        </w:rPr>
      </w:pPr>
      <w:bookmarkStart w:id="14" w:name="_heading=h.26in1rg" w:colFirst="0" w:colLast="0"/>
      <w:bookmarkEnd w:id="14"/>
      <w:r>
        <w:rPr>
          <w:rFonts w:ascii="Calibri" w:eastAsia="Calibri" w:hAnsi="Calibri" w:cs="Calibri"/>
          <w:i w:val="0"/>
          <w:color w:val="000000"/>
        </w:rPr>
        <w:t>Figure 2.16:  Sight vs. Price</w:t>
      </w:r>
    </w:p>
    <w:p w14:paraId="3CD6C028" w14:textId="77777777" w:rsidR="00FB69B1" w:rsidRDefault="00FB69B1"/>
    <w:p w14:paraId="15969D9E" w14:textId="77777777" w:rsidR="00FB69B1" w:rsidRDefault="00FB69B1">
      <w:pPr>
        <w:jc w:val="both"/>
      </w:pPr>
    </w:p>
    <w:p w14:paraId="4E297D21" w14:textId="77777777" w:rsidR="00FB69B1" w:rsidRDefault="00C71D99">
      <w:pPr>
        <w:pStyle w:val="Heading4"/>
        <w:shd w:val="clear" w:color="auto" w:fill="FFFFFF"/>
        <w:spacing w:before="240"/>
        <w:rPr>
          <w:rFonts w:ascii="Times New Roman" w:eastAsia="Times New Roman" w:hAnsi="Times New Roman" w:cs="Times New Roman"/>
          <w:b/>
          <w:i w:val="0"/>
          <w:color w:val="000000"/>
          <w:sz w:val="24"/>
          <w:szCs w:val="24"/>
        </w:rPr>
      </w:pPr>
      <w:r>
        <w:rPr>
          <w:rFonts w:ascii="Times New Roman" w:eastAsia="Times New Roman" w:hAnsi="Times New Roman" w:cs="Times New Roman"/>
          <w:b/>
          <w:i w:val="0"/>
          <w:color w:val="000000"/>
          <w:sz w:val="24"/>
          <w:szCs w:val="24"/>
        </w:rPr>
        <w:t>House Age vs. Price:</w:t>
      </w:r>
    </w:p>
    <w:p w14:paraId="28B246D0" w14:textId="77777777" w:rsidR="00FB69B1" w:rsidRDefault="00C71D99">
      <w:pPr>
        <w:numPr>
          <w:ilvl w:val="0"/>
          <w:numId w:val="11"/>
        </w:numPr>
        <w:shd w:val="clear" w:color="auto" w:fill="FFFFFF"/>
        <w:spacing w:before="280" w:after="280" w:line="240" w:lineRule="auto"/>
        <w:rPr>
          <w:rFonts w:ascii="Helvetica Neue" w:eastAsia="Helvetica Neue" w:hAnsi="Helvetica Neue" w:cs="Helvetica Neue"/>
          <w:color w:val="000000"/>
          <w:sz w:val="21"/>
          <w:szCs w:val="21"/>
        </w:rPr>
      </w:pPr>
      <w:r>
        <w:rPr>
          <w:rFonts w:ascii="Times New Roman" w:eastAsia="Times New Roman" w:hAnsi="Times New Roman" w:cs="Times New Roman"/>
          <w:color w:val="000000"/>
          <w:sz w:val="24"/>
          <w:szCs w:val="24"/>
        </w:rPr>
        <w:t>House age between 26 - 77 years are having higher price for renovated houses</w:t>
      </w:r>
      <w:r>
        <w:rPr>
          <w:rFonts w:ascii="Helvetica Neue" w:eastAsia="Helvetica Neue" w:hAnsi="Helvetica Neue" w:cs="Helvetica Neue"/>
          <w:color w:val="000000"/>
          <w:sz w:val="21"/>
          <w:szCs w:val="21"/>
        </w:rPr>
        <w:t>.</w:t>
      </w:r>
    </w:p>
    <w:p w14:paraId="5A535BA6" w14:textId="77777777" w:rsidR="00FB69B1" w:rsidRDefault="00C71D99">
      <w:pPr>
        <w:jc w:val="center"/>
      </w:pPr>
      <w:r>
        <w:rPr>
          <w:noProof/>
        </w:rPr>
        <w:drawing>
          <wp:inline distT="0" distB="0" distL="0" distR="0" wp14:anchorId="56FDABC4" wp14:editId="5CB3714B">
            <wp:extent cx="5200484" cy="2614072"/>
            <wp:effectExtent l="0" t="0" r="0" b="0"/>
            <wp:docPr id="6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5200484" cy="2614072"/>
                    </a:xfrm>
                    <a:prstGeom prst="rect">
                      <a:avLst/>
                    </a:prstGeom>
                    <a:ln/>
                  </pic:spPr>
                </pic:pic>
              </a:graphicData>
            </a:graphic>
          </wp:inline>
        </w:drawing>
      </w:r>
    </w:p>
    <w:p w14:paraId="4AEFD116" w14:textId="77777777" w:rsidR="00FB69B1" w:rsidRDefault="00C71D99">
      <w:pPr>
        <w:pStyle w:val="Heading4"/>
        <w:shd w:val="clear" w:color="auto" w:fill="FFFFFF"/>
        <w:spacing w:before="240"/>
        <w:jc w:val="center"/>
        <w:rPr>
          <w:rFonts w:ascii="Calibri" w:eastAsia="Calibri" w:hAnsi="Calibri" w:cs="Calibri"/>
          <w:i w:val="0"/>
          <w:color w:val="000000"/>
        </w:rPr>
      </w:pPr>
      <w:bookmarkStart w:id="15" w:name="_heading=h.lnxbz9" w:colFirst="0" w:colLast="0"/>
      <w:bookmarkEnd w:id="15"/>
      <w:r>
        <w:rPr>
          <w:rFonts w:ascii="Calibri" w:eastAsia="Calibri" w:hAnsi="Calibri" w:cs="Calibri"/>
          <w:i w:val="0"/>
          <w:color w:val="000000"/>
        </w:rPr>
        <w:t>Figure 2.17:  House Age vs. Price</w:t>
      </w:r>
    </w:p>
    <w:p w14:paraId="6D351467" w14:textId="77777777" w:rsidR="00FB69B1" w:rsidRDefault="00FB69B1"/>
    <w:p w14:paraId="285CA456" w14:textId="77777777" w:rsidR="00FB69B1" w:rsidRDefault="00C71D99">
      <w:pPr>
        <w:pStyle w:val="Heading4"/>
        <w:shd w:val="clear" w:color="auto" w:fill="FFFFFF"/>
        <w:spacing w:before="240"/>
        <w:rPr>
          <w:rFonts w:ascii="Times New Roman" w:eastAsia="Times New Roman" w:hAnsi="Times New Roman" w:cs="Times New Roman"/>
          <w:b/>
          <w:i w:val="0"/>
          <w:color w:val="000000"/>
          <w:sz w:val="24"/>
          <w:szCs w:val="24"/>
        </w:rPr>
      </w:pPr>
      <w:r>
        <w:rPr>
          <w:rFonts w:ascii="Times New Roman" w:eastAsia="Times New Roman" w:hAnsi="Times New Roman" w:cs="Times New Roman"/>
          <w:b/>
          <w:i w:val="0"/>
          <w:color w:val="000000"/>
          <w:sz w:val="24"/>
          <w:szCs w:val="24"/>
        </w:rPr>
        <w:lastRenderedPageBreak/>
        <w:t>Effect of latitude and longitude on house price:</w:t>
      </w:r>
    </w:p>
    <w:p w14:paraId="051946E5" w14:textId="77777777" w:rsidR="00FB69B1" w:rsidRDefault="00FB69B1">
      <w:pPr>
        <w:spacing w:after="0"/>
      </w:pPr>
    </w:p>
    <w:p w14:paraId="35C175E4" w14:textId="77777777" w:rsidR="00FB69B1" w:rsidRDefault="00C71D9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Target variable is divided into 4 classes with price value from &lt;$240000, 240000-480000, 48</w:t>
      </w:r>
      <w:r>
        <w:rPr>
          <w:rFonts w:ascii="Times New Roman" w:eastAsia="Times New Roman" w:hAnsi="Times New Roman" w:cs="Times New Roman"/>
          <w:color w:val="000000"/>
          <w:sz w:val="24"/>
          <w:szCs w:val="24"/>
        </w:rPr>
        <w:t>0000-750000 &amp; &gt;750000. Class 2 (240000-480000) &amp; Class 4 (&gt;750000) have a lot of overlap across and doesn’t show much clarity. However, this is a large area to be considered and hence a challenging task whether to include or drop these variables into model</w:t>
      </w:r>
      <w:r>
        <w:rPr>
          <w:rFonts w:ascii="Times New Roman" w:eastAsia="Times New Roman" w:hAnsi="Times New Roman" w:cs="Times New Roman"/>
          <w:color w:val="000000"/>
          <w:sz w:val="24"/>
          <w:szCs w:val="24"/>
        </w:rPr>
        <w:t xml:space="preserve"> creation.</w:t>
      </w:r>
    </w:p>
    <w:p w14:paraId="59D4763B" w14:textId="77777777" w:rsidR="00FB69B1" w:rsidRDefault="00C71D99">
      <w:pPr>
        <w:jc w:val="center"/>
      </w:pPr>
      <w:r>
        <w:rPr>
          <w:noProof/>
        </w:rPr>
        <w:drawing>
          <wp:inline distT="0" distB="0" distL="0" distR="0" wp14:anchorId="6B0E2415" wp14:editId="188B31AB">
            <wp:extent cx="6250866" cy="4626859"/>
            <wp:effectExtent l="0" t="0" r="0" b="0"/>
            <wp:docPr id="6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a:srcRect/>
                    <a:stretch>
                      <a:fillRect/>
                    </a:stretch>
                  </pic:blipFill>
                  <pic:spPr>
                    <a:xfrm>
                      <a:off x="0" y="0"/>
                      <a:ext cx="6250866" cy="4626859"/>
                    </a:xfrm>
                    <a:prstGeom prst="rect">
                      <a:avLst/>
                    </a:prstGeom>
                    <a:ln/>
                  </pic:spPr>
                </pic:pic>
              </a:graphicData>
            </a:graphic>
          </wp:inline>
        </w:drawing>
      </w:r>
    </w:p>
    <w:p w14:paraId="46C89D6F" w14:textId="77777777" w:rsidR="00FB69B1" w:rsidRDefault="00C71D99">
      <w:pPr>
        <w:pStyle w:val="Heading4"/>
        <w:shd w:val="clear" w:color="auto" w:fill="FFFFFF"/>
        <w:spacing w:before="240"/>
        <w:jc w:val="center"/>
        <w:rPr>
          <w:rFonts w:ascii="Calibri" w:eastAsia="Calibri" w:hAnsi="Calibri" w:cs="Calibri"/>
          <w:i w:val="0"/>
          <w:color w:val="000000"/>
        </w:rPr>
      </w:pPr>
      <w:bookmarkStart w:id="16" w:name="_heading=h.35nkun2" w:colFirst="0" w:colLast="0"/>
      <w:bookmarkEnd w:id="16"/>
      <w:r>
        <w:rPr>
          <w:rFonts w:ascii="Calibri" w:eastAsia="Calibri" w:hAnsi="Calibri" w:cs="Calibri"/>
          <w:i w:val="0"/>
          <w:color w:val="000000"/>
        </w:rPr>
        <w:t>Figure 2.18: Longitude- Latitude vs. Price</w:t>
      </w:r>
    </w:p>
    <w:p w14:paraId="194C89A9" w14:textId="77777777" w:rsidR="00FB69B1" w:rsidRDefault="00FB69B1"/>
    <w:p w14:paraId="2849E62C" w14:textId="77777777" w:rsidR="00FB69B1" w:rsidRDefault="00C71D99">
      <w:pPr>
        <w:pStyle w:val="Heading4"/>
        <w:shd w:val="clear" w:color="auto" w:fill="FFFFFF"/>
        <w:spacing w:before="240"/>
        <w:rPr>
          <w:rFonts w:ascii="Times New Roman" w:eastAsia="Times New Roman" w:hAnsi="Times New Roman" w:cs="Times New Roman"/>
          <w:b/>
          <w:i w:val="0"/>
          <w:color w:val="000000"/>
          <w:sz w:val="24"/>
          <w:szCs w:val="24"/>
        </w:rPr>
      </w:pPr>
      <w:r>
        <w:rPr>
          <w:rFonts w:ascii="Times New Roman" w:eastAsia="Times New Roman" w:hAnsi="Times New Roman" w:cs="Times New Roman"/>
          <w:b/>
          <w:i w:val="0"/>
          <w:color w:val="000000"/>
          <w:sz w:val="24"/>
          <w:szCs w:val="24"/>
        </w:rPr>
        <w:t>2.3.6 Multivariate Analyses: Correlation among variables</w:t>
      </w:r>
    </w:p>
    <w:p w14:paraId="360FEE4B" w14:textId="77777777" w:rsidR="00FB69B1" w:rsidRDefault="00FB69B1">
      <w:pPr>
        <w:spacing w:after="0"/>
      </w:pPr>
    </w:p>
    <w:p w14:paraId="1C357197" w14:textId="77777777" w:rsidR="00FB69B1" w:rsidRDefault="00C71D9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Pairplots and correlation matrix have been used to decipher interrelation among dependent and independent variables. For sake of visual clari</w:t>
      </w:r>
      <w:r>
        <w:rPr>
          <w:rFonts w:ascii="Times New Roman" w:eastAsia="Times New Roman" w:hAnsi="Times New Roman" w:cs="Times New Roman"/>
          <w:color w:val="000000"/>
          <w:sz w:val="24"/>
          <w:szCs w:val="24"/>
        </w:rPr>
        <w:t>ty heatmap is shown below as pairplots of a large number of variables are not easy to visualize and multiple bivariate analyses above covers a great deal of the pairplot as such.</w:t>
      </w:r>
    </w:p>
    <w:p w14:paraId="49536620" w14:textId="77777777" w:rsidR="00FB69B1" w:rsidRDefault="00C71D9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correlation matrix heatmap, correlation number gives the degree of associ</w:t>
      </w:r>
      <w:r>
        <w:rPr>
          <w:rFonts w:ascii="Times New Roman" w:eastAsia="Times New Roman" w:hAnsi="Times New Roman" w:cs="Times New Roman"/>
          <w:color w:val="000000"/>
          <w:sz w:val="24"/>
          <w:szCs w:val="24"/>
        </w:rPr>
        <w:t xml:space="preserve">ation between two variables. Correlation is represented as a value between -1 and +1 where +1 denotes the highest positive correlation, -1 denotes the highest negative correlation, and 0 denotes that there is no correlation. </w:t>
      </w:r>
    </w:p>
    <w:p w14:paraId="1F81C347" w14:textId="77777777" w:rsidR="00FB69B1" w:rsidRDefault="00FB69B1">
      <w:pPr>
        <w:rPr>
          <w:rFonts w:ascii="Times New Roman" w:eastAsia="Times New Roman" w:hAnsi="Times New Roman" w:cs="Times New Roman"/>
          <w:color w:val="000000"/>
          <w:sz w:val="24"/>
          <w:szCs w:val="24"/>
        </w:rPr>
      </w:pPr>
    </w:p>
    <w:p w14:paraId="502D329D" w14:textId="77777777" w:rsidR="00FB69B1" w:rsidRDefault="00C71D99">
      <w:pPr>
        <w:jc w:val="center"/>
        <w:rPr>
          <w:rFonts w:ascii="Times New Roman" w:eastAsia="Times New Roman" w:hAnsi="Times New Roman" w:cs="Times New Roman"/>
          <w:color w:val="000000"/>
          <w:sz w:val="24"/>
          <w:szCs w:val="24"/>
        </w:rPr>
      </w:pPr>
      <w:r>
        <w:rPr>
          <w:noProof/>
        </w:rPr>
        <w:lastRenderedPageBreak/>
        <w:drawing>
          <wp:inline distT="0" distB="0" distL="0" distR="0" wp14:anchorId="2EFD204C" wp14:editId="3FCCDFC6">
            <wp:extent cx="6451250" cy="5272643"/>
            <wp:effectExtent l="0" t="0" r="0" b="0"/>
            <wp:docPr id="6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6451250" cy="5272643"/>
                    </a:xfrm>
                    <a:prstGeom prst="rect">
                      <a:avLst/>
                    </a:prstGeom>
                    <a:ln/>
                  </pic:spPr>
                </pic:pic>
              </a:graphicData>
            </a:graphic>
          </wp:inline>
        </w:drawing>
      </w:r>
    </w:p>
    <w:p w14:paraId="70FB973C" w14:textId="77777777" w:rsidR="00FB69B1" w:rsidRDefault="00C71D99">
      <w:pPr>
        <w:pStyle w:val="Heading4"/>
        <w:shd w:val="clear" w:color="auto" w:fill="FFFFFF"/>
        <w:spacing w:before="240"/>
        <w:jc w:val="center"/>
        <w:rPr>
          <w:rFonts w:ascii="Calibri" w:eastAsia="Calibri" w:hAnsi="Calibri" w:cs="Calibri"/>
          <w:i w:val="0"/>
          <w:color w:val="000000"/>
        </w:rPr>
      </w:pPr>
      <w:bookmarkStart w:id="17" w:name="_heading=h.1ksv4uv" w:colFirst="0" w:colLast="0"/>
      <w:bookmarkEnd w:id="17"/>
      <w:r>
        <w:rPr>
          <w:rFonts w:ascii="Calibri" w:eastAsia="Calibri" w:hAnsi="Calibri" w:cs="Calibri"/>
          <w:i w:val="0"/>
          <w:color w:val="000000"/>
        </w:rPr>
        <w:t>Figure 2.19 Correlation mat</w:t>
      </w:r>
      <w:r>
        <w:rPr>
          <w:rFonts w:ascii="Calibri" w:eastAsia="Calibri" w:hAnsi="Calibri" w:cs="Calibri"/>
          <w:i w:val="0"/>
          <w:color w:val="000000"/>
        </w:rPr>
        <w:t>rix</w:t>
      </w:r>
    </w:p>
    <w:p w14:paraId="7EE5CFB4" w14:textId="77777777" w:rsidR="00FB69B1" w:rsidRDefault="00FB69B1">
      <w:pPr>
        <w:spacing w:before="280" w:after="280" w:line="240" w:lineRule="auto"/>
        <w:jc w:val="both"/>
        <w:rPr>
          <w:rFonts w:ascii="Times New Roman" w:eastAsia="Times New Roman" w:hAnsi="Times New Roman" w:cs="Times New Roman"/>
          <w:color w:val="000000"/>
          <w:sz w:val="24"/>
          <w:szCs w:val="24"/>
        </w:rPr>
      </w:pPr>
    </w:p>
    <w:p w14:paraId="515E36C8" w14:textId="77777777" w:rsidR="00FB69B1" w:rsidRDefault="00FB69B1">
      <w:pPr>
        <w:spacing w:before="280" w:after="280" w:line="240" w:lineRule="auto"/>
        <w:jc w:val="both"/>
        <w:rPr>
          <w:rFonts w:ascii="Times New Roman" w:eastAsia="Times New Roman" w:hAnsi="Times New Roman" w:cs="Times New Roman"/>
          <w:color w:val="000000"/>
          <w:sz w:val="24"/>
          <w:szCs w:val="24"/>
        </w:rPr>
      </w:pPr>
    </w:p>
    <w:p w14:paraId="26688361" w14:textId="77777777" w:rsidR="00FB69B1" w:rsidRDefault="00FB69B1">
      <w:pPr>
        <w:spacing w:before="280" w:after="280" w:line="240" w:lineRule="auto"/>
        <w:jc w:val="both"/>
        <w:rPr>
          <w:rFonts w:ascii="Times New Roman" w:eastAsia="Times New Roman" w:hAnsi="Times New Roman" w:cs="Times New Roman"/>
          <w:color w:val="000000"/>
          <w:sz w:val="24"/>
          <w:szCs w:val="24"/>
        </w:rPr>
      </w:pPr>
    </w:p>
    <w:p w14:paraId="1284E939" w14:textId="77777777" w:rsidR="00FB69B1" w:rsidRDefault="00FB69B1">
      <w:pPr>
        <w:spacing w:before="280" w:after="280" w:line="240" w:lineRule="auto"/>
        <w:jc w:val="both"/>
        <w:rPr>
          <w:rFonts w:ascii="Times New Roman" w:eastAsia="Times New Roman" w:hAnsi="Times New Roman" w:cs="Times New Roman"/>
          <w:color w:val="000000"/>
          <w:sz w:val="24"/>
          <w:szCs w:val="24"/>
        </w:rPr>
      </w:pPr>
    </w:p>
    <w:p w14:paraId="0FF3E00A" w14:textId="77777777" w:rsidR="00FB69B1" w:rsidRDefault="00FB69B1">
      <w:pPr>
        <w:spacing w:before="280" w:after="280" w:line="240" w:lineRule="auto"/>
        <w:jc w:val="both"/>
        <w:rPr>
          <w:rFonts w:ascii="Times New Roman" w:eastAsia="Times New Roman" w:hAnsi="Times New Roman" w:cs="Times New Roman"/>
          <w:color w:val="000000"/>
          <w:sz w:val="24"/>
          <w:szCs w:val="24"/>
        </w:rPr>
      </w:pPr>
    </w:p>
    <w:p w14:paraId="19E6992E" w14:textId="77777777" w:rsidR="00FB69B1" w:rsidRDefault="00FB69B1">
      <w:pPr>
        <w:spacing w:before="280" w:after="280" w:line="240" w:lineRule="auto"/>
        <w:jc w:val="both"/>
        <w:rPr>
          <w:rFonts w:ascii="Times New Roman" w:eastAsia="Times New Roman" w:hAnsi="Times New Roman" w:cs="Times New Roman"/>
          <w:color w:val="000000"/>
          <w:sz w:val="24"/>
          <w:szCs w:val="24"/>
        </w:rPr>
      </w:pPr>
    </w:p>
    <w:p w14:paraId="3E8F405E" w14:textId="77777777" w:rsidR="00FB69B1" w:rsidRDefault="00FB69B1">
      <w:pPr>
        <w:spacing w:before="280" w:after="280" w:line="240" w:lineRule="auto"/>
        <w:jc w:val="both"/>
        <w:rPr>
          <w:rFonts w:ascii="Times New Roman" w:eastAsia="Times New Roman" w:hAnsi="Times New Roman" w:cs="Times New Roman"/>
          <w:color w:val="000000"/>
          <w:sz w:val="24"/>
          <w:szCs w:val="24"/>
        </w:rPr>
      </w:pPr>
    </w:p>
    <w:p w14:paraId="18A53B01" w14:textId="77777777" w:rsidR="00FB69B1" w:rsidRDefault="00FB69B1">
      <w:pPr>
        <w:spacing w:before="280" w:after="280" w:line="240" w:lineRule="auto"/>
        <w:jc w:val="both"/>
        <w:rPr>
          <w:rFonts w:ascii="Times New Roman" w:eastAsia="Times New Roman" w:hAnsi="Times New Roman" w:cs="Times New Roman"/>
          <w:color w:val="000000"/>
          <w:sz w:val="24"/>
          <w:szCs w:val="24"/>
        </w:rPr>
      </w:pPr>
    </w:p>
    <w:p w14:paraId="15D55B93" w14:textId="77777777" w:rsidR="00FB69B1" w:rsidRDefault="00FB69B1">
      <w:pPr>
        <w:spacing w:before="280" w:after="280" w:line="240" w:lineRule="auto"/>
        <w:jc w:val="both"/>
        <w:rPr>
          <w:rFonts w:ascii="Times New Roman" w:eastAsia="Times New Roman" w:hAnsi="Times New Roman" w:cs="Times New Roman"/>
          <w:color w:val="000000"/>
          <w:sz w:val="24"/>
          <w:szCs w:val="24"/>
        </w:rPr>
      </w:pPr>
    </w:p>
    <w:p w14:paraId="3526D172" w14:textId="77777777" w:rsidR="00FB69B1" w:rsidRDefault="00C71D99">
      <w:pPr>
        <w:spacing w:before="280"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Correlation values vs. price are:</w:t>
      </w:r>
    </w:p>
    <w:p w14:paraId="2D3DE15A" w14:textId="77777777" w:rsidR="00FB69B1" w:rsidRDefault="00C71D99">
      <w:pPr>
        <w:spacing w:before="280" w:after="280" w:line="240" w:lineRule="auto"/>
        <w:jc w:val="center"/>
        <w:rPr>
          <w:rFonts w:ascii="Times New Roman" w:eastAsia="Times New Roman" w:hAnsi="Times New Roman" w:cs="Times New Roman"/>
          <w:color w:val="000000"/>
          <w:sz w:val="24"/>
          <w:szCs w:val="24"/>
        </w:rPr>
      </w:pPr>
      <w:r>
        <w:rPr>
          <w:noProof/>
        </w:rPr>
        <w:drawing>
          <wp:inline distT="0" distB="0" distL="0" distR="0" wp14:anchorId="31B17271" wp14:editId="7F8025C6">
            <wp:extent cx="5165884" cy="4930658"/>
            <wp:effectExtent l="0" t="0" r="0" b="0"/>
            <wp:docPr id="4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5165884" cy="4930658"/>
                    </a:xfrm>
                    <a:prstGeom prst="rect">
                      <a:avLst/>
                    </a:prstGeom>
                    <a:ln/>
                  </pic:spPr>
                </pic:pic>
              </a:graphicData>
            </a:graphic>
          </wp:inline>
        </w:drawing>
      </w:r>
    </w:p>
    <w:p w14:paraId="39FAF27E" w14:textId="77777777" w:rsidR="00FB69B1" w:rsidRDefault="00C71D99">
      <w:pPr>
        <w:pStyle w:val="Heading4"/>
        <w:shd w:val="clear" w:color="auto" w:fill="FFFFFF"/>
        <w:spacing w:before="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Based on the data analysis and observations, following recommendations can be made for inputs into regression modelling exercise:</w:t>
      </w:r>
    </w:p>
    <w:p w14:paraId="6B359979" w14:textId="77777777" w:rsidR="00FB69B1" w:rsidRDefault="00C71D99">
      <w:pPr>
        <w:numPr>
          <w:ilvl w:val="0"/>
          <w:numId w:val="16"/>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Either Latitude-longitude or zip code may be eventually dropped as they all contain location information. This will be decided</w:t>
      </w:r>
      <w:r>
        <w:rPr>
          <w:rFonts w:ascii="Times New Roman" w:eastAsia="Times New Roman" w:hAnsi="Times New Roman" w:cs="Times New Roman"/>
          <w:color w:val="000000"/>
          <w:sz w:val="24"/>
          <w:szCs w:val="24"/>
        </w:rPr>
        <w:t xml:space="preserve"> based on modeling exercise outcomes.</w:t>
      </w:r>
    </w:p>
    <w:p w14:paraId="024D9EA9" w14:textId="77777777" w:rsidR="00FB69B1" w:rsidRDefault="00C71D99">
      <w:pPr>
        <w:numPr>
          <w:ilvl w:val="0"/>
          <w:numId w:val="16"/>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can drop continuous numeric variables that correlated &lt;0.05 or &lt; 0.1 with house price, e.g., lot_measure15, based on the further analyses during modeling. </w:t>
      </w:r>
    </w:p>
    <w:p w14:paraId="76CC7BDA" w14:textId="77777777" w:rsidR="00FB69B1" w:rsidRDefault="00C71D99">
      <w:pPr>
        <w:numPr>
          <w:ilvl w:val="0"/>
          <w:numId w:val="16"/>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Living_measure15 might be dropped as well as this doesn't a</w:t>
      </w:r>
      <w:r>
        <w:rPr>
          <w:rFonts w:ascii="Times New Roman" w:eastAsia="Times New Roman" w:hAnsi="Times New Roman" w:cs="Times New Roman"/>
          <w:color w:val="000000"/>
          <w:sz w:val="24"/>
          <w:szCs w:val="24"/>
        </w:rPr>
        <w:t>dd any additional value as compared to living_measure.</w:t>
      </w:r>
    </w:p>
    <w:p w14:paraId="1DB85ED3" w14:textId="77777777" w:rsidR="00FB69B1" w:rsidRDefault="00C71D99">
      <w:pPr>
        <w:numPr>
          <w:ilvl w:val="0"/>
          <w:numId w:val="16"/>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CID can be dropped for sure as it doesn’t add any value to the modeling.</w:t>
      </w:r>
    </w:p>
    <w:p w14:paraId="451A7C2D" w14:textId="77777777" w:rsidR="00FB69B1" w:rsidRDefault="00FB69B1">
      <w:pPr>
        <w:shd w:val="clear" w:color="auto" w:fill="FFFFFF"/>
        <w:spacing w:before="153" w:after="0" w:line="240" w:lineRule="auto"/>
        <w:rPr>
          <w:rFonts w:ascii="Times New Roman" w:eastAsia="Times New Roman" w:hAnsi="Times New Roman" w:cs="Times New Roman"/>
          <w:b/>
          <w:sz w:val="44"/>
          <w:szCs w:val="44"/>
        </w:rPr>
      </w:pPr>
    </w:p>
    <w:p w14:paraId="241A94AE" w14:textId="77777777" w:rsidR="00FB69B1" w:rsidRDefault="00FB69B1">
      <w:pPr>
        <w:shd w:val="clear" w:color="auto" w:fill="FFFFFF"/>
        <w:spacing w:before="153" w:after="0" w:line="240" w:lineRule="auto"/>
        <w:rPr>
          <w:rFonts w:ascii="Times New Roman" w:eastAsia="Times New Roman" w:hAnsi="Times New Roman" w:cs="Times New Roman"/>
          <w:b/>
          <w:sz w:val="44"/>
          <w:szCs w:val="44"/>
        </w:rPr>
      </w:pPr>
    </w:p>
    <w:p w14:paraId="2AC691E2" w14:textId="77777777" w:rsidR="00FB69B1" w:rsidRDefault="00FB69B1">
      <w:pPr>
        <w:shd w:val="clear" w:color="auto" w:fill="FFFFFF"/>
        <w:spacing w:before="153" w:after="0" w:line="240" w:lineRule="auto"/>
        <w:rPr>
          <w:rFonts w:ascii="Times New Roman" w:eastAsia="Times New Roman" w:hAnsi="Times New Roman" w:cs="Times New Roman"/>
          <w:b/>
          <w:sz w:val="44"/>
          <w:szCs w:val="44"/>
        </w:rPr>
      </w:pPr>
    </w:p>
    <w:p w14:paraId="1ED74732" w14:textId="77777777" w:rsidR="00FB69B1" w:rsidRDefault="00FB69B1">
      <w:pPr>
        <w:shd w:val="clear" w:color="auto" w:fill="FFFFFF"/>
        <w:spacing w:before="153" w:after="0" w:line="240" w:lineRule="auto"/>
        <w:rPr>
          <w:rFonts w:ascii="Times New Roman" w:eastAsia="Times New Roman" w:hAnsi="Times New Roman" w:cs="Times New Roman"/>
          <w:b/>
          <w:sz w:val="44"/>
          <w:szCs w:val="44"/>
        </w:rPr>
      </w:pPr>
    </w:p>
    <w:p w14:paraId="43D31691" w14:textId="77777777" w:rsidR="00FB69B1" w:rsidRDefault="00FB69B1">
      <w:pPr>
        <w:shd w:val="clear" w:color="auto" w:fill="FFFFFF"/>
        <w:spacing w:before="153" w:after="0" w:line="240" w:lineRule="auto"/>
        <w:rPr>
          <w:rFonts w:ascii="Times New Roman" w:eastAsia="Times New Roman" w:hAnsi="Times New Roman" w:cs="Times New Roman"/>
          <w:b/>
          <w:sz w:val="44"/>
          <w:szCs w:val="44"/>
        </w:rPr>
      </w:pPr>
    </w:p>
    <w:p w14:paraId="14158482" w14:textId="77777777" w:rsidR="00FB69B1" w:rsidRDefault="00C71D99">
      <w:pPr>
        <w:shd w:val="clear" w:color="auto" w:fill="FFFFFF"/>
        <w:spacing w:before="153" w:after="0" w:line="240" w:lineRule="auto"/>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Chapter 3: Machine Learning Models</w:t>
      </w:r>
    </w:p>
    <w:p w14:paraId="18891BD0" w14:textId="77777777" w:rsidR="00FB69B1" w:rsidRDefault="00FB69B1">
      <w:pPr>
        <w:shd w:val="clear" w:color="auto" w:fill="FFFFFF"/>
        <w:spacing w:before="153" w:after="0" w:line="240" w:lineRule="auto"/>
        <w:rPr>
          <w:rFonts w:ascii="Times New Roman" w:eastAsia="Times New Roman" w:hAnsi="Times New Roman" w:cs="Times New Roman"/>
          <w:b/>
          <w:color w:val="000000"/>
          <w:sz w:val="33"/>
          <w:szCs w:val="33"/>
        </w:rPr>
      </w:pPr>
    </w:p>
    <w:p w14:paraId="5EFCB0F5" w14:textId="77777777" w:rsidR="00FB69B1" w:rsidRDefault="00C71D99">
      <w:pPr>
        <w:shd w:val="clear" w:color="auto" w:fill="FFFFFF"/>
        <w:spacing w:before="153" w:after="0" w:line="240" w:lineRule="auto"/>
        <w:rPr>
          <w:rFonts w:ascii="Times New Roman" w:eastAsia="Times New Roman" w:hAnsi="Times New Roman" w:cs="Times New Roman"/>
          <w:b/>
          <w:color w:val="000000"/>
          <w:sz w:val="33"/>
          <w:szCs w:val="33"/>
        </w:rPr>
      </w:pPr>
      <w:r>
        <w:rPr>
          <w:rFonts w:ascii="Times New Roman" w:eastAsia="Times New Roman" w:hAnsi="Times New Roman" w:cs="Times New Roman"/>
          <w:b/>
          <w:color w:val="000000"/>
          <w:sz w:val="33"/>
          <w:szCs w:val="33"/>
        </w:rPr>
        <w:t>3.1 Methodology</w:t>
      </w:r>
    </w:p>
    <w:p w14:paraId="1F1DA243" w14:textId="77777777" w:rsidR="00FB69B1" w:rsidRDefault="00FB69B1">
      <w:pPr>
        <w:jc w:val="both"/>
        <w:rPr>
          <w:rFonts w:ascii="CMR12" w:eastAsia="CMR12" w:hAnsi="CMR12" w:cs="CMR12"/>
          <w:sz w:val="24"/>
          <w:szCs w:val="24"/>
        </w:rPr>
      </w:pPr>
    </w:p>
    <w:p w14:paraId="4EE6B676" w14:textId="77777777" w:rsidR="00FB69B1" w:rsidRDefault="00C71D9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House price evaluation dataset have 22 different features to choose from. Based on the earlier data evaluation, we’ve adopted a strategy to use as many variables as we deem optimum to start with. </w:t>
      </w:r>
    </w:p>
    <w:p w14:paraId="03F2A9B5" w14:textId="77777777" w:rsidR="00FB69B1" w:rsidRDefault="00C71D9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House price is a continuous number; hence, the “Regression”</w:t>
      </w:r>
      <w:r>
        <w:rPr>
          <w:rFonts w:ascii="Times New Roman" w:eastAsia="Times New Roman" w:hAnsi="Times New Roman" w:cs="Times New Roman"/>
          <w:color w:val="000000"/>
          <w:sz w:val="24"/>
          <w:szCs w:val="24"/>
        </w:rPr>
        <w:t xml:space="preserve"> type of supervised learning method is used as the price prediction strategy. We have used several models, starting with Linear regression and have calculated model accuracy, range of uncertainty through validation techniques and calculated errors for each</w:t>
      </w:r>
      <w:r>
        <w:rPr>
          <w:rFonts w:ascii="Times New Roman" w:eastAsia="Times New Roman" w:hAnsi="Times New Roman" w:cs="Times New Roman"/>
          <w:color w:val="000000"/>
          <w:sz w:val="24"/>
          <w:szCs w:val="24"/>
        </w:rPr>
        <w:t xml:space="preserve"> method in order to estimate, compare and finally to determine the best likely model for house price prediction.</w:t>
      </w:r>
    </w:p>
    <w:p w14:paraId="0F653A42" w14:textId="77777777" w:rsidR="00FB69B1" w:rsidRDefault="00FB69B1">
      <w:pPr>
        <w:shd w:val="clear" w:color="auto" w:fill="FFFFFF"/>
        <w:spacing w:before="153" w:after="0" w:line="240" w:lineRule="auto"/>
        <w:rPr>
          <w:rFonts w:ascii="Times New Roman" w:eastAsia="Times New Roman" w:hAnsi="Times New Roman" w:cs="Times New Roman"/>
          <w:b/>
          <w:color w:val="000000"/>
          <w:sz w:val="33"/>
          <w:szCs w:val="33"/>
        </w:rPr>
      </w:pPr>
    </w:p>
    <w:p w14:paraId="39789D9D" w14:textId="77777777" w:rsidR="00FB69B1" w:rsidRDefault="00C71D99">
      <w:pPr>
        <w:shd w:val="clear" w:color="auto" w:fill="FFFFFF"/>
        <w:spacing w:before="153" w:after="0" w:line="240" w:lineRule="auto"/>
        <w:rPr>
          <w:rFonts w:ascii="Times New Roman" w:eastAsia="Times New Roman" w:hAnsi="Times New Roman" w:cs="Times New Roman"/>
          <w:b/>
          <w:color w:val="000000"/>
          <w:sz w:val="33"/>
          <w:szCs w:val="33"/>
        </w:rPr>
      </w:pPr>
      <w:r>
        <w:rPr>
          <w:rFonts w:ascii="Times New Roman" w:eastAsia="Times New Roman" w:hAnsi="Times New Roman" w:cs="Times New Roman"/>
          <w:b/>
          <w:color w:val="000000"/>
          <w:sz w:val="33"/>
          <w:szCs w:val="33"/>
        </w:rPr>
        <w:t xml:space="preserve">3.2 Model Performance </w:t>
      </w:r>
      <w:r>
        <w:rPr>
          <w:rFonts w:ascii="Times New Roman" w:eastAsia="Times New Roman" w:hAnsi="Times New Roman" w:cs="Times New Roman"/>
          <w:b/>
          <w:sz w:val="33"/>
          <w:szCs w:val="33"/>
        </w:rPr>
        <w:t>Metrics</w:t>
      </w:r>
      <w:r>
        <w:rPr>
          <w:rFonts w:ascii="Times New Roman" w:eastAsia="Times New Roman" w:hAnsi="Times New Roman" w:cs="Times New Roman"/>
          <w:b/>
          <w:color w:val="000000"/>
          <w:sz w:val="33"/>
          <w:szCs w:val="33"/>
        </w:rPr>
        <w:t xml:space="preserve"> and </w:t>
      </w:r>
      <w:r>
        <w:rPr>
          <w:rFonts w:ascii="Times New Roman" w:eastAsia="Times New Roman" w:hAnsi="Times New Roman" w:cs="Times New Roman"/>
          <w:b/>
          <w:sz w:val="33"/>
          <w:szCs w:val="33"/>
        </w:rPr>
        <w:t>Cross-Validation</w:t>
      </w:r>
    </w:p>
    <w:p w14:paraId="63436D3E" w14:textId="77777777" w:rsidR="00FB69B1" w:rsidRDefault="00FB69B1">
      <w:pPr>
        <w:shd w:val="clear" w:color="auto" w:fill="FFFFFF"/>
        <w:spacing w:before="153" w:after="0" w:line="240" w:lineRule="auto"/>
        <w:rPr>
          <w:rFonts w:ascii="Times New Roman" w:eastAsia="Times New Roman" w:hAnsi="Times New Roman" w:cs="Times New Roman"/>
          <w:b/>
          <w:color w:val="000000"/>
          <w:sz w:val="24"/>
          <w:szCs w:val="24"/>
        </w:rPr>
      </w:pPr>
    </w:p>
    <w:p w14:paraId="2CC2E23B" w14:textId="77777777" w:rsidR="00FB69B1" w:rsidRDefault="00C71D99">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Performance metrics are the way to quantify and compare the efficiency of any machine earning model. </w:t>
      </w:r>
      <w:r>
        <w:rPr>
          <w:rFonts w:ascii="Times New Roman" w:eastAsia="Times New Roman" w:hAnsi="Times New Roman" w:cs="Times New Roman"/>
          <w:sz w:val="24"/>
          <w:szCs w:val="24"/>
        </w:rPr>
        <w:t>The least-square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regression</w:t>
      </w:r>
      <w:r>
        <w:rPr>
          <w:rFonts w:ascii="Times New Roman" w:eastAsia="Times New Roman" w:hAnsi="Times New Roman" w:cs="Times New Roman"/>
          <w:color w:val="000000"/>
          <w:sz w:val="24"/>
          <w:szCs w:val="24"/>
        </w:rPr>
        <w:t xml:space="preserve"> uses R</w:t>
      </w: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xml:space="preserve"> (R-squared) and Radj</w:t>
      </w: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xml:space="preserve"> (Adjusted R-Square) metrics to measure the performance of the regression model. Radj</w:t>
      </w: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xml:space="preserve"> (Adjusted R</w:t>
      </w:r>
      <w:r>
        <w:rPr>
          <w:rFonts w:ascii="Times New Roman" w:eastAsia="Times New Roman" w:hAnsi="Times New Roman" w:cs="Times New Roman"/>
          <w:color w:val="000000"/>
          <w:sz w:val="24"/>
          <w:szCs w:val="24"/>
        </w:rPr>
        <w:t>-Square) is used with multiple linear regression. Both of these metrics denotes the power of the ability to explain the selected independent variable(s) to the variation of the response variable. The equation of R</w:t>
      </w: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R-squared</w:t>
      </w:r>
      <w:r>
        <w:rPr>
          <w:rFonts w:ascii="Times New Roman" w:eastAsia="Times New Roman" w:hAnsi="Times New Roman" w:cs="Times New Roman"/>
          <w:color w:val="000000"/>
          <w:sz w:val="24"/>
          <w:szCs w:val="24"/>
        </w:rPr>
        <w:t>) is given by:</w:t>
      </w:r>
    </w:p>
    <w:p w14:paraId="4B6DAAD4" w14:textId="77777777" w:rsidR="00FB69B1" w:rsidRDefault="00FB69B1">
      <w:pPr>
        <w:spacing w:after="0" w:line="240" w:lineRule="auto"/>
        <w:rPr>
          <w:rFonts w:ascii="ArialMT" w:eastAsia="ArialMT" w:hAnsi="ArialMT" w:cs="ArialMT"/>
          <w:color w:val="333333"/>
        </w:rPr>
      </w:pPr>
    </w:p>
    <w:p w14:paraId="493F6619" w14:textId="77777777" w:rsidR="00FB69B1" w:rsidRDefault="00C71D99">
      <w:pPr>
        <w:spacing w:after="0" w:line="240" w:lineRule="auto"/>
        <w:jc w:val="center"/>
        <w:rPr>
          <w:rFonts w:ascii="ArialMT" w:eastAsia="ArialMT" w:hAnsi="ArialMT" w:cs="ArialMT"/>
          <w:color w:val="333333"/>
        </w:rPr>
      </w:pPr>
      <w:r>
        <w:rPr>
          <w:noProof/>
        </w:rPr>
        <w:drawing>
          <wp:inline distT="0" distB="0" distL="0" distR="0" wp14:anchorId="72361D21" wp14:editId="2108731A">
            <wp:extent cx="2333878" cy="751438"/>
            <wp:effectExtent l="0" t="0" r="0" b="0"/>
            <wp:docPr id="4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2333878" cy="751438"/>
                    </a:xfrm>
                    <a:prstGeom prst="rect">
                      <a:avLst/>
                    </a:prstGeom>
                    <a:ln/>
                  </pic:spPr>
                </pic:pic>
              </a:graphicData>
            </a:graphic>
          </wp:inline>
        </w:drawing>
      </w:r>
    </w:p>
    <w:p w14:paraId="203CBA2E" w14:textId="77777777" w:rsidR="00FB69B1" w:rsidRDefault="00FB69B1">
      <w:pPr>
        <w:spacing w:after="0" w:line="240" w:lineRule="auto"/>
        <w:rPr>
          <w:rFonts w:ascii="ArialMT" w:eastAsia="ArialMT" w:hAnsi="ArialMT" w:cs="ArialMT"/>
          <w:color w:val="333333"/>
        </w:rPr>
      </w:pPr>
    </w:p>
    <w:p w14:paraId="54BF3C2B" w14:textId="77777777" w:rsidR="00FB69B1" w:rsidRDefault="00C71D99">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numerato</w:t>
      </w:r>
      <w:r>
        <w:rPr>
          <w:rFonts w:ascii="Times New Roman" w:eastAsia="Times New Roman" w:hAnsi="Times New Roman" w:cs="Times New Roman"/>
          <w:color w:val="000000"/>
          <w:sz w:val="24"/>
          <w:szCs w:val="24"/>
        </w:rPr>
        <w:t>r term gives the average of squares of residuals and the denominator shows the variance in y(response) value. A small value for R</w:t>
      </w: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xml:space="preserve"> or higher mean residual error </w:t>
      </w:r>
      <w:r>
        <w:rPr>
          <w:rFonts w:ascii="Times New Roman" w:eastAsia="Times New Roman" w:hAnsi="Times New Roman" w:cs="Times New Roman"/>
          <w:sz w:val="24"/>
          <w:szCs w:val="24"/>
        </w:rPr>
        <w:t>denotes</w:t>
      </w:r>
      <w:r>
        <w:rPr>
          <w:rFonts w:ascii="Times New Roman" w:eastAsia="Times New Roman" w:hAnsi="Times New Roman" w:cs="Times New Roman"/>
          <w:color w:val="000000"/>
          <w:sz w:val="24"/>
          <w:szCs w:val="24"/>
        </w:rPr>
        <w:t xml:space="preserve"> a poor model.</w:t>
      </w:r>
    </w:p>
    <w:p w14:paraId="47742612" w14:textId="77777777" w:rsidR="00FB69B1" w:rsidRDefault="00C71D99">
      <w:pPr>
        <w:shd w:val="clear" w:color="auto" w:fill="FFFFFF"/>
        <w:spacing w:before="153" w:after="0" w:line="240" w:lineRule="auto"/>
        <w:rPr>
          <w:rFonts w:ascii="Times New Roman" w:eastAsia="Times New Roman" w:hAnsi="Times New Roman" w:cs="Times New Roman"/>
          <w:b/>
          <w:color w:val="000000"/>
          <w:sz w:val="24"/>
          <w:szCs w:val="24"/>
        </w:rPr>
      </w:pPr>
      <w:r>
        <w:rPr>
          <w:rFonts w:ascii="Cambria" w:eastAsia="Cambria" w:hAnsi="Cambria" w:cs="Cambria"/>
          <w:color w:val="000000"/>
        </w:rPr>
        <w:t>The formula for calculating adjusted R squared is as follows, where:</w:t>
      </w:r>
    </w:p>
    <w:p w14:paraId="4DE56252" w14:textId="77777777" w:rsidR="00FB69B1" w:rsidRDefault="00C71D99">
      <w:pPr>
        <w:spacing w:after="0" w:line="240" w:lineRule="auto"/>
        <w:jc w:val="center"/>
        <w:rPr>
          <w:rFonts w:ascii="Helvetica Neue" w:eastAsia="Helvetica Neue" w:hAnsi="Helvetica Neue" w:cs="Helvetica Neue"/>
          <w:b/>
        </w:rPr>
      </w:pPr>
      <w:r>
        <w:rPr>
          <w:noProof/>
        </w:rPr>
        <w:drawing>
          <wp:inline distT="0" distB="0" distL="0" distR="0" wp14:anchorId="5C346683" wp14:editId="614DA706">
            <wp:extent cx="3088851" cy="703598"/>
            <wp:effectExtent l="0" t="0" r="0" b="0"/>
            <wp:docPr id="5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3088851" cy="703598"/>
                    </a:xfrm>
                    <a:prstGeom prst="rect">
                      <a:avLst/>
                    </a:prstGeom>
                    <a:ln/>
                  </pic:spPr>
                </pic:pic>
              </a:graphicData>
            </a:graphic>
          </wp:inline>
        </w:drawing>
      </w:r>
    </w:p>
    <w:p w14:paraId="73F9BF33" w14:textId="77777777" w:rsidR="00FB69B1" w:rsidRDefault="00C71D99">
      <w:pPr>
        <w:numPr>
          <w:ilvl w:val="0"/>
          <w:numId w:val="2"/>
        </w:numPr>
        <w:shd w:val="clear" w:color="auto" w:fill="FFFFFF"/>
        <w:spacing w:after="0" w:line="240" w:lineRule="auto"/>
        <w:ind w:left="2070"/>
        <w:rPr>
          <w:rFonts w:ascii="Cambria" w:eastAsia="Cambria" w:hAnsi="Cambria" w:cs="Cambria"/>
          <w:color w:val="000000"/>
          <w:sz w:val="24"/>
          <w:szCs w:val="24"/>
        </w:rPr>
      </w:pPr>
      <w:r>
        <w:rPr>
          <w:rFonts w:ascii="Cambria" w:eastAsia="Cambria" w:hAnsi="Cambria" w:cs="Cambria"/>
          <w:color w:val="000000"/>
          <w:sz w:val="24"/>
          <w:szCs w:val="24"/>
        </w:rPr>
        <w:t>R</w:t>
      </w:r>
      <w:r>
        <w:rPr>
          <w:rFonts w:ascii="Cambria" w:eastAsia="Cambria" w:hAnsi="Cambria" w:cs="Cambria"/>
          <w:color w:val="000000"/>
          <w:sz w:val="24"/>
          <w:szCs w:val="24"/>
          <w:vertAlign w:val="superscript"/>
        </w:rPr>
        <w:t>2</w:t>
      </w:r>
      <w:r>
        <w:rPr>
          <w:rFonts w:ascii="Cambria" w:eastAsia="Cambria" w:hAnsi="Cambria" w:cs="Cambria"/>
          <w:color w:val="000000"/>
          <w:sz w:val="24"/>
          <w:szCs w:val="24"/>
        </w:rPr>
        <w:t>: Sample R Squared</w:t>
      </w:r>
    </w:p>
    <w:p w14:paraId="4F28F872" w14:textId="77777777" w:rsidR="00FB69B1" w:rsidRDefault="00C71D99">
      <w:pPr>
        <w:numPr>
          <w:ilvl w:val="0"/>
          <w:numId w:val="2"/>
        </w:numPr>
        <w:shd w:val="clear" w:color="auto" w:fill="FFFFFF"/>
        <w:spacing w:after="0" w:line="240" w:lineRule="auto"/>
        <w:ind w:left="2070"/>
        <w:rPr>
          <w:rFonts w:ascii="Cambria" w:eastAsia="Cambria" w:hAnsi="Cambria" w:cs="Cambria"/>
          <w:color w:val="000000"/>
          <w:sz w:val="24"/>
          <w:szCs w:val="24"/>
        </w:rPr>
      </w:pPr>
      <w:r>
        <w:rPr>
          <w:rFonts w:ascii="Cambria" w:eastAsia="Cambria" w:hAnsi="Cambria" w:cs="Cambria"/>
          <w:color w:val="000000"/>
          <w:sz w:val="24"/>
          <w:szCs w:val="24"/>
        </w:rPr>
        <w:t>p: Number of predictors</w:t>
      </w:r>
    </w:p>
    <w:p w14:paraId="71CFFD0F" w14:textId="77777777" w:rsidR="00FB69B1" w:rsidRDefault="00C71D99">
      <w:pPr>
        <w:numPr>
          <w:ilvl w:val="0"/>
          <w:numId w:val="2"/>
        </w:numPr>
        <w:shd w:val="clear" w:color="auto" w:fill="FFFFFF"/>
        <w:spacing w:after="0" w:line="240" w:lineRule="auto"/>
        <w:ind w:left="2070"/>
        <w:rPr>
          <w:rFonts w:ascii="Cambria" w:eastAsia="Cambria" w:hAnsi="Cambria" w:cs="Cambria"/>
          <w:color w:val="000000"/>
          <w:sz w:val="24"/>
          <w:szCs w:val="24"/>
        </w:rPr>
      </w:pPr>
      <w:r>
        <w:rPr>
          <w:rFonts w:ascii="Cambria" w:eastAsia="Cambria" w:hAnsi="Cambria" w:cs="Cambria"/>
          <w:color w:val="000000"/>
          <w:sz w:val="24"/>
          <w:szCs w:val="24"/>
        </w:rPr>
        <w:t>N: Sample size</w:t>
      </w:r>
    </w:p>
    <w:p w14:paraId="532C2BDF" w14:textId="77777777" w:rsidR="00FB69B1" w:rsidRDefault="00FB69B1">
      <w:pPr>
        <w:spacing w:after="0" w:line="240" w:lineRule="auto"/>
        <w:rPr>
          <w:rFonts w:ascii="Helvetica Neue" w:eastAsia="Helvetica Neue" w:hAnsi="Helvetica Neue" w:cs="Helvetica Neue"/>
          <w:b/>
        </w:rPr>
      </w:pPr>
    </w:p>
    <w:p w14:paraId="609BFAED" w14:textId="77777777" w:rsidR="00FB69B1" w:rsidRDefault="00C71D99">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Mean Absolute Error (MAE)</w:t>
      </w:r>
      <w:r>
        <w:rPr>
          <w:rFonts w:ascii="Times New Roman" w:eastAsia="Times New Roman" w:hAnsi="Times New Roman" w:cs="Times New Roman"/>
          <w:color w:val="000000"/>
          <w:sz w:val="24"/>
          <w:szCs w:val="24"/>
        </w:rPr>
        <w:t xml:space="preserve"> - Mean Absolute Error is the average of the difference between the actual and predicted value of the target variable.</w:t>
      </w:r>
    </w:p>
    <w:p w14:paraId="5AF64C09" w14:textId="77777777" w:rsidR="00FB69B1" w:rsidRDefault="00C71D99">
      <w:pPr>
        <w:shd w:val="clear" w:color="auto" w:fill="FFFFFF"/>
        <w:spacing w:before="153" w:after="0" w:line="240" w:lineRule="auto"/>
        <w:jc w:val="center"/>
        <w:rPr>
          <w:rFonts w:ascii="Helvetica Neue" w:eastAsia="Helvetica Neue" w:hAnsi="Helvetica Neue" w:cs="Helvetica Neue"/>
        </w:rPr>
      </w:pPr>
      <w:r>
        <w:rPr>
          <w:noProof/>
        </w:rPr>
        <w:drawing>
          <wp:inline distT="0" distB="0" distL="0" distR="0" wp14:anchorId="7B0D7F8C" wp14:editId="4FE30D0D">
            <wp:extent cx="1965001" cy="712794"/>
            <wp:effectExtent l="0" t="0" r="0" b="0"/>
            <wp:docPr id="5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1965001" cy="712794"/>
                    </a:xfrm>
                    <a:prstGeom prst="rect">
                      <a:avLst/>
                    </a:prstGeom>
                    <a:ln/>
                  </pic:spPr>
                </pic:pic>
              </a:graphicData>
            </a:graphic>
          </wp:inline>
        </w:drawing>
      </w:r>
    </w:p>
    <w:p w14:paraId="35CFCB5D" w14:textId="77777777" w:rsidR="00FB69B1" w:rsidRDefault="00FB69B1">
      <w:pPr>
        <w:shd w:val="clear" w:color="auto" w:fill="FFFFFF"/>
        <w:spacing w:before="153" w:after="0" w:line="240" w:lineRule="auto"/>
        <w:rPr>
          <w:rFonts w:ascii="Times New Roman" w:eastAsia="Times New Roman" w:hAnsi="Times New Roman" w:cs="Times New Roman"/>
          <w:b/>
          <w:color w:val="000000"/>
          <w:sz w:val="24"/>
          <w:szCs w:val="24"/>
        </w:rPr>
      </w:pPr>
    </w:p>
    <w:p w14:paraId="7FB97D4E" w14:textId="77777777" w:rsidR="00FB69B1" w:rsidRDefault="00C71D99">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Mean Square Error (MSE) -</w:t>
      </w:r>
      <w:r>
        <w:rPr>
          <w:rFonts w:ascii="Times New Roman" w:eastAsia="Times New Roman" w:hAnsi="Times New Roman" w:cs="Times New Roman"/>
          <w:color w:val="000000"/>
          <w:sz w:val="24"/>
          <w:szCs w:val="24"/>
        </w:rPr>
        <w:t xml:space="preserve"> defined as: measures th</w:t>
      </w:r>
      <w:r>
        <w:rPr>
          <w:rFonts w:ascii="Times New Roman" w:eastAsia="Times New Roman" w:hAnsi="Times New Roman" w:cs="Times New Roman"/>
          <w:color w:val="000000"/>
          <w:sz w:val="24"/>
          <w:szCs w:val="24"/>
        </w:rPr>
        <w:t>e </w:t>
      </w:r>
      <w:hyperlink r:id="rId43">
        <w:r>
          <w:rPr>
            <w:rFonts w:ascii="Times New Roman" w:eastAsia="Times New Roman" w:hAnsi="Times New Roman" w:cs="Times New Roman"/>
            <w:color w:val="000000"/>
            <w:sz w:val="24"/>
            <w:szCs w:val="24"/>
          </w:rPr>
          <w:t>average</w:t>
        </w:r>
      </w:hyperlink>
      <w:r>
        <w:rPr>
          <w:rFonts w:ascii="Times New Roman" w:eastAsia="Times New Roman" w:hAnsi="Times New Roman" w:cs="Times New Roman"/>
          <w:color w:val="000000"/>
          <w:sz w:val="24"/>
          <w:szCs w:val="24"/>
        </w:rPr>
        <w:t> of the squares of the </w:t>
      </w:r>
      <w:hyperlink r:id="rId44">
        <w:r>
          <w:rPr>
            <w:rFonts w:ascii="Times New Roman" w:eastAsia="Times New Roman" w:hAnsi="Times New Roman" w:cs="Times New Roman"/>
            <w:color w:val="000000"/>
            <w:sz w:val="24"/>
            <w:szCs w:val="24"/>
          </w:rPr>
          <w:t>errors</w:t>
        </w:r>
      </w:hyperlink>
      <w:r>
        <w:rPr>
          <w:rFonts w:ascii="Times New Roman" w:eastAsia="Times New Roman" w:hAnsi="Times New Roman" w:cs="Times New Roman"/>
          <w:color w:val="000000"/>
          <w:sz w:val="24"/>
          <w:szCs w:val="24"/>
        </w:rPr>
        <w:t xml:space="preserve">, that is, the average squared difference between the estimated values and the actual </w:t>
      </w:r>
      <w:r>
        <w:rPr>
          <w:rFonts w:ascii="Times New Roman" w:eastAsia="Times New Roman" w:hAnsi="Times New Roman" w:cs="Times New Roman"/>
          <w:color w:val="000000"/>
          <w:sz w:val="24"/>
          <w:szCs w:val="24"/>
        </w:rPr>
        <w:t>value.</w:t>
      </w:r>
    </w:p>
    <w:p w14:paraId="0A092754" w14:textId="77777777" w:rsidR="00FB69B1" w:rsidRDefault="00C71D99">
      <w:pPr>
        <w:shd w:val="clear" w:color="auto" w:fill="FFFFFF"/>
        <w:spacing w:before="153" w:after="0" w:line="240" w:lineRule="auto"/>
        <w:jc w:val="center"/>
        <w:rPr>
          <w:rFonts w:ascii="Times New Roman" w:eastAsia="Times New Roman" w:hAnsi="Times New Roman" w:cs="Times New Roman"/>
          <w:b/>
          <w:color w:val="000000"/>
          <w:sz w:val="24"/>
          <w:szCs w:val="24"/>
        </w:rPr>
      </w:pPr>
      <w:r>
        <w:rPr>
          <w:noProof/>
        </w:rPr>
        <w:drawing>
          <wp:inline distT="0" distB="0" distL="0" distR="0" wp14:anchorId="54789AD7" wp14:editId="31D91242">
            <wp:extent cx="1986353" cy="687584"/>
            <wp:effectExtent l="0" t="0" r="0" b="0"/>
            <wp:docPr id="5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5"/>
                    <a:srcRect/>
                    <a:stretch>
                      <a:fillRect/>
                    </a:stretch>
                  </pic:blipFill>
                  <pic:spPr>
                    <a:xfrm>
                      <a:off x="0" y="0"/>
                      <a:ext cx="1986353" cy="687584"/>
                    </a:xfrm>
                    <a:prstGeom prst="rect">
                      <a:avLst/>
                    </a:prstGeom>
                    <a:ln/>
                  </pic:spPr>
                </pic:pic>
              </a:graphicData>
            </a:graphic>
          </wp:inline>
        </w:drawing>
      </w:r>
    </w:p>
    <w:p w14:paraId="1C367D16" w14:textId="77777777" w:rsidR="00FB69B1" w:rsidRDefault="00C71D99">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Mean Absolute Percentage Error (MAPE</w:t>
      </w:r>
      <w:r>
        <w:rPr>
          <w:rFonts w:ascii="Times New Roman" w:eastAsia="Times New Roman" w:hAnsi="Times New Roman" w:cs="Times New Roman"/>
          <w:color w:val="000000"/>
          <w:sz w:val="24"/>
          <w:szCs w:val="24"/>
        </w:rPr>
        <w:t>), also known as mean absolute percentage deviation (MAPD), is a measure of prediction accuracy of a forecasting method in </w:t>
      </w:r>
      <w:hyperlink r:id="rId46">
        <w:r>
          <w:rPr>
            <w:rFonts w:ascii="Times New Roman" w:eastAsia="Times New Roman" w:hAnsi="Times New Roman" w:cs="Times New Roman"/>
            <w:color w:val="000000"/>
            <w:sz w:val="24"/>
            <w:szCs w:val="24"/>
          </w:rPr>
          <w:t>statistics</w:t>
        </w:r>
      </w:hyperlink>
      <w:r>
        <w:rPr>
          <w:rFonts w:ascii="Times New Roman" w:eastAsia="Times New Roman" w:hAnsi="Times New Roman" w:cs="Times New Roman"/>
          <w:color w:val="000000"/>
          <w:sz w:val="24"/>
          <w:szCs w:val="24"/>
        </w:rPr>
        <w:t>, for example in </w:t>
      </w:r>
      <w:hyperlink r:id="rId47">
        <w:r>
          <w:rPr>
            <w:rFonts w:ascii="Times New Roman" w:eastAsia="Times New Roman" w:hAnsi="Times New Roman" w:cs="Times New Roman"/>
            <w:color w:val="000000"/>
            <w:sz w:val="24"/>
            <w:szCs w:val="24"/>
          </w:rPr>
          <w:t>trend estimation</w:t>
        </w:r>
      </w:hyperlink>
      <w:r>
        <w:rPr>
          <w:rFonts w:ascii="Times New Roman" w:eastAsia="Times New Roman" w:hAnsi="Times New Roman" w:cs="Times New Roman"/>
          <w:color w:val="000000"/>
          <w:sz w:val="24"/>
          <w:szCs w:val="24"/>
        </w:rPr>
        <w:t>, also used as a </w:t>
      </w:r>
      <w:hyperlink r:id="rId48">
        <w:r>
          <w:rPr>
            <w:rFonts w:ascii="Times New Roman" w:eastAsia="Times New Roman" w:hAnsi="Times New Roman" w:cs="Times New Roman"/>
            <w:color w:val="000000"/>
            <w:sz w:val="24"/>
            <w:szCs w:val="24"/>
          </w:rPr>
          <w:t>loss function</w:t>
        </w:r>
      </w:hyperlink>
      <w:r>
        <w:rPr>
          <w:rFonts w:ascii="Times New Roman" w:eastAsia="Times New Roman" w:hAnsi="Times New Roman" w:cs="Times New Roman"/>
          <w:color w:val="000000"/>
          <w:sz w:val="24"/>
          <w:szCs w:val="24"/>
        </w:rPr>
        <w:t> for regression problems in </w:t>
      </w:r>
      <w:hyperlink r:id="rId49">
        <w:r>
          <w:rPr>
            <w:rFonts w:ascii="Times New Roman" w:eastAsia="Times New Roman" w:hAnsi="Times New Roman" w:cs="Times New Roman"/>
            <w:color w:val="000000"/>
            <w:sz w:val="24"/>
            <w:szCs w:val="24"/>
          </w:rPr>
          <w:t>machine learning</w:t>
        </w:r>
      </w:hyperlink>
      <w:r>
        <w:rPr>
          <w:rFonts w:ascii="Times New Roman" w:eastAsia="Times New Roman" w:hAnsi="Times New Roman" w:cs="Times New Roman"/>
          <w:color w:val="000000"/>
          <w:sz w:val="24"/>
          <w:szCs w:val="24"/>
        </w:rPr>
        <w:t>. It usually expr</w:t>
      </w:r>
      <w:r>
        <w:rPr>
          <w:rFonts w:ascii="Times New Roman" w:eastAsia="Times New Roman" w:hAnsi="Times New Roman" w:cs="Times New Roman"/>
          <w:color w:val="000000"/>
          <w:sz w:val="24"/>
          <w:szCs w:val="24"/>
        </w:rPr>
        <w:t>esses the accuracy as a ratio defined by the formula:</w:t>
      </w:r>
    </w:p>
    <w:p w14:paraId="716977FA" w14:textId="77777777" w:rsidR="00FB69B1" w:rsidRDefault="00FB69B1">
      <w:pPr>
        <w:spacing w:after="0" w:line="240" w:lineRule="auto"/>
        <w:jc w:val="both"/>
        <w:rPr>
          <w:rFonts w:ascii="Times New Roman" w:eastAsia="Times New Roman" w:hAnsi="Times New Roman" w:cs="Times New Roman"/>
          <w:color w:val="000000"/>
          <w:sz w:val="24"/>
          <w:szCs w:val="24"/>
        </w:rPr>
      </w:pPr>
    </w:p>
    <w:p w14:paraId="762C9A7E" w14:textId="77777777" w:rsidR="00FB69B1" w:rsidRDefault="00C71D99">
      <w:pPr>
        <w:spacing w:after="0" w:line="240" w:lineRule="auto"/>
        <w:jc w:val="both"/>
        <w:rPr>
          <w:rFonts w:ascii="Times New Roman" w:eastAsia="Times New Roman" w:hAnsi="Times New Roman" w:cs="Times New Roman"/>
          <w:color w:val="000000"/>
          <w:sz w:val="24"/>
          <w:szCs w:val="24"/>
        </w:rPr>
      </w:pPr>
      <w:r>
        <w:rPr>
          <w:noProof/>
        </w:rPr>
        <w:drawing>
          <wp:inline distT="0" distB="0" distL="0" distR="0" wp14:anchorId="6F9E33E2" wp14:editId="23395100">
            <wp:extent cx="6035548" cy="704794"/>
            <wp:effectExtent l="0" t="0" r="0" b="0"/>
            <wp:docPr id="5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0"/>
                    <a:srcRect/>
                    <a:stretch>
                      <a:fillRect/>
                    </a:stretch>
                  </pic:blipFill>
                  <pic:spPr>
                    <a:xfrm>
                      <a:off x="0" y="0"/>
                      <a:ext cx="6035548" cy="704794"/>
                    </a:xfrm>
                    <a:prstGeom prst="rect">
                      <a:avLst/>
                    </a:prstGeom>
                    <a:ln/>
                  </pic:spPr>
                </pic:pic>
              </a:graphicData>
            </a:graphic>
          </wp:inline>
        </w:drawing>
      </w:r>
    </w:p>
    <w:p w14:paraId="282FCA89" w14:textId="77777777" w:rsidR="00FB69B1" w:rsidRDefault="00FB69B1">
      <w:pPr>
        <w:shd w:val="clear" w:color="auto" w:fill="FFFFFF"/>
        <w:spacing w:before="153" w:after="0" w:line="240" w:lineRule="auto"/>
        <w:rPr>
          <w:rFonts w:ascii="Times New Roman" w:eastAsia="Times New Roman" w:hAnsi="Times New Roman" w:cs="Times New Roman"/>
          <w:b/>
          <w:color w:val="000000"/>
          <w:sz w:val="24"/>
          <w:szCs w:val="24"/>
        </w:rPr>
      </w:pPr>
    </w:p>
    <w:p w14:paraId="4C79BFDD" w14:textId="77777777" w:rsidR="00FB69B1" w:rsidRDefault="00C71D99">
      <w:pPr>
        <w:shd w:val="clear" w:color="auto" w:fill="FFFFFF"/>
        <w:spacing w:before="153"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Cross-Validation</w:t>
      </w:r>
      <w:r>
        <w:rPr>
          <w:rFonts w:ascii="Times New Roman" w:eastAsia="Times New Roman" w:hAnsi="Times New Roman" w:cs="Times New Roman"/>
          <w:b/>
          <w:color w:val="000000"/>
          <w:sz w:val="24"/>
          <w:szCs w:val="24"/>
        </w:rPr>
        <w:t xml:space="preserve">: </w:t>
      </w:r>
    </w:p>
    <w:p w14:paraId="75C24FCF" w14:textId="77777777" w:rsidR="00FB69B1" w:rsidRDefault="00C71D99">
      <w:pPr>
        <w:pBdr>
          <w:top w:val="nil"/>
          <w:left w:val="nil"/>
          <w:bottom w:val="nil"/>
          <w:right w:val="nil"/>
          <w:between w:val="nil"/>
        </w:pBdr>
        <w:spacing w:after="0" w:line="240" w:lineRule="auto"/>
        <w:jc w:val="both"/>
        <w:rPr>
          <w:rFonts w:ascii="Arial" w:eastAsia="Arial" w:hAnsi="Arial" w:cs="Arial"/>
          <w:color w:val="000000"/>
          <w:sz w:val="36"/>
          <w:szCs w:val="36"/>
        </w:rPr>
      </w:pPr>
      <w:r>
        <w:rPr>
          <w:rFonts w:ascii="Times New Roman" w:eastAsia="Times New Roman" w:hAnsi="Times New Roman" w:cs="Times New Roman"/>
          <w:color w:val="000000"/>
          <w:sz w:val="24"/>
          <w:szCs w:val="24"/>
        </w:rPr>
        <w:t xml:space="preserve">Validation is required to estimate the likely range of performance for a machining learning (ML) model. Usually, the available data is not sufficient to represent the population but only a sample set. One such technique is cross-validation (k-fold </w:t>
      </w:r>
      <w:r>
        <w:rPr>
          <w:rFonts w:ascii="Times New Roman" w:eastAsia="Times New Roman" w:hAnsi="Times New Roman" w:cs="Times New Roman"/>
          <w:sz w:val="24"/>
          <w:szCs w:val="24"/>
        </w:rPr>
        <w:t>cross-va</w:t>
      </w:r>
      <w:r>
        <w:rPr>
          <w:rFonts w:ascii="Times New Roman" w:eastAsia="Times New Roman" w:hAnsi="Times New Roman" w:cs="Times New Roman"/>
          <w:sz w:val="24"/>
          <w:szCs w:val="24"/>
        </w:rPr>
        <w:t>lidation</w:t>
      </w:r>
      <w:r>
        <w:rPr>
          <w:rFonts w:ascii="Times New Roman" w:eastAsia="Times New Roman" w:hAnsi="Times New Roman" w:cs="Times New Roman"/>
          <w:color w:val="000000"/>
          <w:sz w:val="24"/>
          <w:szCs w:val="24"/>
        </w:rPr>
        <w:t xml:space="preserve"> in this example) to have a better idea of model performance and associated uncertainty while put into production.</w:t>
      </w:r>
    </w:p>
    <w:p w14:paraId="3A7C9FD3" w14:textId="77777777" w:rsidR="00FB69B1" w:rsidRDefault="00C71D99">
      <w:pPr>
        <w:shd w:val="clear" w:color="auto" w:fill="FFFFFF"/>
        <w:spacing w:before="153" w:after="0" w:line="240" w:lineRule="auto"/>
        <w:jc w:val="both"/>
        <w:rPr>
          <w:rFonts w:ascii="Times New Roman" w:eastAsia="Times New Roman" w:hAnsi="Times New Roman" w:cs="Times New Roman"/>
          <w:color w:val="000000"/>
          <w:sz w:val="24"/>
          <w:szCs w:val="24"/>
        </w:rPr>
      </w:pPr>
      <w:hyperlink r:id="rId51" w:anchor="sklearn.model_selection.KFold">
        <w:r>
          <w:rPr>
            <w:rFonts w:ascii="Times New Roman" w:eastAsia="Times New Roman" w:hAnsi="Times New Roman" w:cs="Times New Roman"/>
            <w:color w:val="000000"/>
            <w:sz w:val="24"/>
            <w:szCs w:val="24"/>
          </w:rPr>
          <w:t>K-Fold</w:t>
        </w:r>
      </w:hyperlink>
      <w:r>
        <w:rPr>
          <w:rFonts w:ascii="Times New Roman" w:eastAsia="Times New Roman" w:hAnsi="Times New Roman" w:cs="Times New Roman"/>
          <w:color w:val="000000"/>
          <w:sz w:val="24"/>
          <w:szCs w:val="24"/>
        </w:rPr>
        <w:t> divides all the samples in k groups of samples, called folds (if k=n, this is equivalent to the </w:t>
      </w:r>
      <w:r>
        <w:rPr>
          <w:rFonts w:ascii="Times New Roman" w:eastAsia="Times New Roman" w:hAnsi="Times New Roman" w:cs="Times New Roman"/>
          <w:i/>
          <w:color w:val="000000"/>
          <w:sz w:val="24"/>
          <w:szCs w:val="24"/>
        </w:rPr>
        <w:t>Leave One Out</w:t>
      </w:r>
      <w:sdt>
        <w:sdtPr>
          <w:tag w:val="goog_rdk_4"/>
          <w:id w:val="-1501340663"/>
        </w:sdtPr>
        <w:sdtEndPr/>
        <w:sdtContent>
          <w:r>
            <w:rPr>
              <w:rFonts w:ascii="Gungsuh" w:eastAsia="Gungsuh" w:hAnsi="Gungsuh" w:cs="Gungsuh"/>
              <w:color w:val="000000"/>
              <w:sz w:val="24"/>
              <w:szCs w:val="24"/>
            </w:rPr>
            <w:t> st</w:t>
          </w:r>
          <w:r>
            <w:rPr>
              <w:rFonts w:ascii="Gungsuh" w:eastAsia="Gungsuh" w:hAnsi="Gungsuh" w:cs="Gungsuh"/>
              <w:color w:val="000000"/>
              <w:sz w:val="24"/>
              <w:szCs w:val="24"/>
            </w:rPr>
            <w:t>rategy), of equal sizes (if possible). The prediction function is learned using k−1 folds, and the fold left out is used for the test. K-Fold gives a range of model accuracy and hence confidence in the mo0del accuracy.</w:t>
          </w:r>
        </w:sdtContent>
      </w:sdt>
    </w:p>
    <w:p w14:paraId="5A0C4395" w14:textId="77777777" w:rsidR="00FB69B1" w:rsidRDefault="00FB69B1">
      <w:pPr>
        <w:shd w:val="clear" w:color="auto" w:fill="FFFFFF"/>
        <w:spacing w:before="153" w:after="0" w:line="240" w:lineRule="auto"/>
        <w:rPr>
          <w:rFonts w:ascii="Times New Roman" w:eastAsia="Times New Roman" w:hAnsi="Times New Roman" w:cs="Times New Roman"/>
          <w:b/>
          <w:color w:val="000000"/>
          <w:sz w:val="24"/>
          <w:szCs w:val="24"/>
        </w:rPr>
      </w:pPr>
    </w:p>
    <w:p w14:paraId="2389947B" w14:textId="77777777" w:rsidR="00FB69B1" w:rsidRDefault="00C71D99">
      <w:pPr>
        <w:shd w:val="clear" w:color="auto" w:fill="FFFFFF"/>
        <w:spacing w:before="153" w:after="0" w:line="240" w:lineRule="auto"/>
        <w:rPr>
          <w:rFonts w:ascii="Times New Roman" w:eastAsia="Times New Roman" w:hAnsi="Times New Roman" w:cs="Times New Roman"/>
          <w:b/>
          <w:color w:val="000000"/>
          <w:sz w:val="33"/>
          <w:szCs w:val="33"/>
        </w:rPr>
      </w:pPr>
      <w:r>
        <w:rPr>
          <w:rFonts w:ascii="Times New Roman" w:eastAsia="Times New Roman" w:hAnsi="Times New Roman" w:cs="Times New Roman"/>
          <w:b/>
          <w:color w:val="000000"/>
          <w:sz w:val="33"/>
          <w:szCs w:val="33"/>
        </w:rPr>
        <w:t>3.3 Dataset Split prior to Modelin</w:t>
      </w:r>
      <w:r>
        <w:rPr>
          <w:rFonts w:ascii="Times New Roman" w:eastAsia="Times New Roman" w:hAnsi="Times New Roman" w:cs="Times New Roman"/>
          <w:b/>
          <w:color w:val="000000"/>
          <w:sz w:val="33"/>
          <w:szCs w:val="33"/>
        </w:rPr>
        <w:t>g</w:t>
      </w:r>
    </w:p>
    <w:p w14:paraId="7011F4FE" w14:textId="77777777" w:rsidR="00FB69B1" w:rsidRDefault="00FB69B1">
      <w:pPr>
        <w:shd w:val="clear" w:color="auto" w:fill="FFFFFF"/>
        <w:spacing w:before="153" w:after="0" w:line="240" w:lineRule="auto"/>
        <w:rPr>
          <w:rFonts w:ascii="Times New Roman" w:eastAsia="Times New Roman" w:hAnsi="Times New Roman" w:cs="Times New Roman"/>
          <w:b/>
          <w:sz w:val="33"/>
          <w:szCs w:val="33"/>
        </w:rPr>
      </w:pPr>
    </w:p>
    <w:p w14:paraId="7BF0AAF5" w14:textId="77777777" w:rsidR="00FB69B1" w:rsidRDefault="00C71D9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first step involved in the modelling is the splitting of the dataset into two parts in a 70:30 ratio. 70% of the data will be used for training the model, and the remaining 30% will be used to test the performance of the model. This splitting of dat</w:t>
      </w:r>
      <w:r>
        <w:rPr>
          <w:rFonts w:ascii="Times New Roman" w:eastAsia="Times New Roman" w:hAnsi="Times New Roman" w:cs="Times New Roman"/>
          <w:color w:val="000000"/>
          <w:sz w:val="24"/>
          <w:szCs w:val="24"/>
        </w:rPr>
        <w:t xml:space="preserve">a in Test/Train data is a general step. </w:t>
      </w:r>
    </w:p>
    <w:p w14:paraId="5ADB6E6A" w14:textId="77777777" w:rsidR="00FB69B1" w:rsidRDefault="00FB69B1">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2F27CAA0" w14:textId="77777777" w:rsidR="00FB69B1" w:rsidRDefault="00C71D9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 this split data, all the models used for prediction will fit.</w:t>
      </w:r>
    </w:p>
    <w:p w14:paraId="2495281B" w14:textId="77777777" w:rsidR="00FB69B1" w:rsidRDefault="00C71D9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Also, a necessary step is to drop the target variable from the train data. In this case, the ‘Price’ column is dropped.</w:t>
      </w:r>
    </w:p>
    <w:p w14:paraId="09304E55" w14:textId="77777777" w:rsidR="00FB69B1" w:rsidRDefault="00FB69B1">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1D39C10A" w14:textId="77777777" w:rsidR="00FB69B1" w:rsidRDefault="00C71D9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In terms of input variables,</w:t>
      </w:r>
      <w:r>
        <w:rPr>
          <w:rFonts w:ascii="Times New Roman" w:eastAsia="Times New Roman" w:hAnsi="Times New Roman" w:cs="Times New Roman"/>
          <w:color w:val="000000"/>
          <w:sz w:val="24"/>
          <w:szCs w:val="24"/>
        </w:rPr>
        <w:t xml:space="preserve"> we’ve dropped the ‘month_year’, ‘house_sold year’, which is replaced by ‘house age’ and ‘zip code’ for the base model 1.</w:t>
      </w:r>
    </w:p>
    <w:p w14:paraId="4BAF4BEA" w14:textId="77777777" w:rsidR="00FB69B1" w:rsidRDefault="00FB69B1">
      <w:pPr>
        <w:shd w:val="clear" w:color="auto" w:fill="FFFFFF"/>
        <w:spacing w:before="153" w:after="0" w:line="240" w:lineRule="auto"/>
        <w:rPr>
          <w:rFonts w:ascii="Times New Roman" w:eastAsia="Times New Roman" w:hAnsi="Times New Roman" w:cs="Times New Roman"/>
          <w:b/>
          <w:color w:val="000000"/>
          <w:sz w:val="24"/>
          <w:szCs w:val="24"/>
        </w:rPr>
      </w:pPr>
    </w:p>
    <w:p w14:paraId="1F001B17" w14:textId="77777777" w:rsidR="00FB69B1" w:rsidRDefault="00FB69B1">
      <w:pPr>
        <w:shd w:val="clear" w:color="auto" w:fill="FFFFFF"/>
        <w:spacing w:before="153" w:after="0" w:line="240" w:lineRule="auto"/>
        <w:rPr>
          <w:b/>
          <w:sz w:val="33"/>
          <w:szCs w:val="33"/>
        </w:rPr>
      </w:pPr>
    </w:p>
    <w:p w14:paraId="621BF4FB" w14:textId="77777777" w:rsidR="00FB69B1" w:rsidRDefault="00C71D9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333333"/>
          <w:sz w:val="21"/>
          <w:szCs w:val="21"/>
        </w:rPr>
      </w:pPr>
      <w:r>
        <w:rPr>
          <w:color w:val="333333"/>
          <w:sz w:val="21"/>
          <w:szCs w:val="21"/>
        </w:rPr>
        <w:t>Houseprice_df</w:t>
      </w:r>
      <w:r>
        <w:rPr>
          <w:color w:val="666666"/>
          <w:sz w:val="21"/>
          <w:szCs w:val="21"/>
        </w:rPr>
        <w:t>.</w:t>
      </w:r>
      <w:r>
        <w:rPr>
          <w:color w:val="333333"/>
          <w:sz w:val="21"/>
          <w:szCs w:val="21"/>
        </w:rPr>
        <w:t>drop(</w:t>
      </w:r>
      <w:r>
        <w:rPr>
          <w:color w:val="BA2121"/>
          <w:sz w:val="21"/>
          <w:szCs w:val="21"/>
        </w:rPr>
        <w:t>'month_year'</w:t>
      </w:r>
      <w:r>
        <w:rPr>
          <w:color w:val="333333"/>
          <w:sz w:val="21"/>
          <w:szCs w:val="21"/>
        </w:rPr>
        <w:t>, axis</w:t>
      </w:r>
      <w:r>
        <w:rPr>
          <w:color w:val="666666"/>
          <w:sz w:val="21"/>
          <w:szCs w:val="21"/>
        </w:rPr>
        <w:t>=1</w:t>
      </w:r>
      <w:r>
        <w:rPr>
          <w:color w:val="333333"/>
          <w:sz w:val="21"/>
          <w:szCs w:val="21"/>
        </w:rPr>
        <w:t xml:space="preserve"> ,inplace</w:t>
      </w:r>
      <w:r>
        <w:rPr>
          <w:color w:val="666666"/>
          <w:sz w:val="21"/>
          <w:szCs w:val="21"/>
        </w:rPr>
        <w:t>=</w:t>
      </w:r>
      <w:r>
        <w:rPr>
          <w:b/>
          <w:color w:val="008000"/>
          <w:sz w:val="21"/>
          <w:szCs w:val="21"/>
        </w:rPr>
        <w:t>True</w:t>
      </w:r>
      <w:r>
        <w:rPr>
          <w:color w:val="333333"/>
          <w:sz w:val="21"/>
          <w:szCs w:val="21"/>
        </w:rPr>
        <w:t>)</w:t>
      </w:r>
    </w:p>
    <w:p w14:paraId="659220CA" w14:textId="77777777" w:rsidR="00FB69B1" w:rsidRDefault="00C71D9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333333"/>
          <w:sz w:val="21"/>
          <w:szCs w:val="21"/>
        </w:rPr>
      </w:pPr>
      <w:r>
        <w:rPr>
          <w:color w:val="333333"/>
          <w:sz w:val="21"/>
          <w:szCs w:val="21"/>
        </w:rPr>
        <w:t>Houseprice_df</w:t>
      </w:r>
      <w:r>
        <w:rPr>
          <w:color w:val="666666"/>
          <w:sz w:val="21"/>
          <w:szCs w:val="21"/>
        </w:rPr>
        <w:t>.</w:t>
      </w:r>
      <w:r>
        <w:rPr>
          <w:color w:val="333333"/>
          <w:sz w:val="21"/>
          <w:szCs w:val="21"/>
        </w:rPr>
        <w:t>drop(</w:t>
      </w:r>
      <w:r>
        <w:rPr>
          <w:color w:val="BA2121"/>
          <w:sz w:val="21"/>
          <w:szCs w:val="21"/>
        </w:rPr>
        <w:t>'house_sold_year'</w:t>
      </w:r>
      <w:r>
        <w:rPr>
          <w:color w:val="333333"/>
          <w:sz w:val="21"/>
          <w:szCs w:val="21"/>
        </w:rPr>
        <w:t>, axis</w:t>
      </w:r>
      <w:r>
        <w:rPr>
          <w:color w:val="666666"/>
          <w:sz w:val="21"/>
          <w:szCs w:val="21"/>
        </w:rPr>
        <w:t>=1</w:t>
      </w:r>
      <w:r>
        <w:rPr>
          <w:color w:val="333333"/>
          <w:sz w:val="21"/>
          <w:szCs w:val="21"/>
        </w:rPr>
        <w:t xml:space="preserve"> ,inplace</w:t>
      </w:r>
      <w:r>
        <w:rPr>
          <w:color w:val="666666"/>
          <w:sz w:val="21"/>
          <w:szCs w:val="21"/>
        </w:rPr>
        <w:t>=</w:t>
      </w:r>
      <w:r>
        <w:rPr>
          <w:b/>
          <w:color w:val="008000"/>
          <w:sz w:val="21"/>
          <w:szCs w:val="21"/>
        </w:rPr>
        <w:t>True</w:t>
      </w:r>
      <w:r>
        <w:rPr>
          <w:color w:val="333333"/>
          <w:sz w:val="21"/>
          <w:szCs w:val="21"/>
        </w:rPr>
        <w:t>)</w:t>
      </w:r>
    </w:p>
    <w:p w14:paraId="3200DCE5" w14:textId="77777777" w:rsidR="00FB69B1" w:rsidRDefault="00C71D9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333333"/>
          <w:sz w:val="21"/>
          <w:szCs w:val="21"/>
        </w:rPr>
      </w:pPr>
      <w:r>
        <w:rPr>
          <w:color w:val="333333"/>
          <w:sz w:val="21"/>
          <w:szCs w:val="21"/>
        </w:rPr>
        <w:t>Houseprice_df</w:t>
      </w:r>
      <w:r>
        <w:rPr>
          <w:color w:val="666666"/>
          <w:sz w:val="21"/>
          <w:szCs w:val="21"/>
        </w:rPr>
        <w:t>.</w:t>
      </w:r>
      <w:r>
        <w:rPr>
          <w:color w:val="333333"/>
          <w:sz w:val="21"/>
          <w:szCs w:val="21"/>
        </w:rPr>
        <w:t>drop(</w:t>
      </w:r>
      <w:r>
        <w:rPr>
          <w:color w:val="BA2121"/>
          <w:sz w:val="21"/>
          <w:szCs w:val="21"/>
        </w:rPr>
        <w:t>'zipcode'</w:t>
      </w:r>
      <w:r>
        <w:rPr>
          <w:color w:val="333333"/>
          <w:sz w:val="21"/>
          <w:szCs w:val="21"/>
        </w:rPr>
        <w:t>, axis</w:t>
      </w:r>
      <w:r>
        <w:rPr>
          <w:color w:val="666666"/>
          <w:sz w:val="21"/>
          <w:szCs w:val="21"/>
        </w:rPr>
        <w:t>=1</w:t>
      </w:r>
      <w:r>
        <w:rPr>
          <w:color w:val="333333"/>
          <w:sz w:val="21"/>
          <w:szCs w:val="21"/>
        </w:rPr>
        <w:t xml:space="preserve"> ,inplace</w:t>
      </w:r>
      <w:r>
        <w:rPr>
          <w:color w:val="666666"/>
          <w:sz w:val="21"/>
          <w:szCs w:val="21"/>
        </w:rPr>
        <w:t>=</w:t>
      </w:r>
      <w:r>
        <w:rPr>
          <w:b/>
          <w:color w:val="008000"/>
          <w:sz w:val="21"/>
          <w:szCs w:val="21"/>
        </w:rPr>
        <w:t>True</w:t>
      </w:r>
      <w:r>
        <w:rPr>
          <w:color w:val="333333"/>
          <w:sz w:val="21"/>
          <w:szCs w:val="21"/>
        </w:rPr>
        <w:t>)</w:t>
      </w:r>
    </w:p>
    <w:p w14:paraId="66270C2A" w14:textId="77777777" w:rsidR="00FB69B1" w:rsidRDefault="00FB69B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333333"/>
          <w:sz w:val="21"/>
          <w:szCs w:val="21"/>
        </w:rPr>
      </w:pPr>
    </w:p>
    <w:p w14:paraId="030A9256" w14:textId="77777777" w:rsidR="00FB69B1" w:rsidRDefault="00C71D99">
      <w:pPr>
        <w:shd w:val="clear" w:color="auto" w:fill="FFFFFF"/>
        <w:spacing w:before="153" w:after="0" w:line="240" w:lineRule="auto"/>
      </w:pPr>
      <w:r>
        <w:rPr>
          <w:noProof/>
        </w:rPr>
        <w:drawing>
          <wp:inline distT="0" distB="0" distL="0" distR="0" wp14:anchorId="68E5360E" wp14:editId="3C5794BF">
            <wp:extent cx="4246933" cy="1717145"/>
            <wp:effectExtent l="0" t="0" r="0" b="0"/>
            <wp:docPr id="5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2"/>
                    <a:srcRect/>
                    <a:stretch>
                      <a:fillRect/>
                    </a:stretch>
                  </pic:blipFill>
                  <pic:spPr>
                    <a:xfrm>
                      <a:off x="0" y="0"/>
                      <a:ext cx="4246933" cy="1717145"/>
                    </a:xfrm>
                    <a:prstGeom prst="rect">
                      <a:avLst/>
                    </a:prstGeom>
                    <a:ln/>
                  </pic:spPr>
                </pic:pic>
              </a:graphicData>
            </a:graphic>
          </wp:inline>
        </w:drawing>
      </w:r>
    </w:p>
    <w:p w14:paraId="479C9002" w14:textId="77777777" w:rsidR="00FB69B1" w:rsidRDefault="00C71D9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data was then split into 70:30 train/test to build and then fit the model.</w:t>
      </w:r>
    </w:p>
    <w:p w14:paraId="5C4D815B" w14:textId="77777777" w:rsidR="00FB69B1" w:rsidRDefault="00FB69B1">
      <w:pPr>
        <w:shd w:val="clear" w:color="auto" w:fill="FFFFFF"/>
        <w:spacing w:before="153" w:after="0" w:line="240" w:lineRule="auto"/>
      </w:pPr>
    </w:p>
    <w:p w14:paraId="24686EBB" w14:textId="77777777" w:rsidR="00FB69B1" w:rsidRDefault="00C71D99">
      <w:pPr>
        <w:shd w:val="clear" w:color="auto" w:fill="FFFFFF"/>
        <w:spacing w:before="153" w:after="0" w:line="240" w:lineRule="auto"/>
        <w:rPr>
          <w:rFonts w:ascii="Times New Roman" w:eastAsia="Times New Roman" w:hAnsi="Times New Roman" w:cs="Times New Roman"/>
          <w:b/>
          <w:color w:val="000000"/>
          <w:sz w:val="33"/>
          <w:szCs w:val="33"/>
        </w:rPr>
      </w:pPr>
      <w:r>
        <w:rPr>
          <w:rFonts w:ascii="Times New Roman" w:eastAsia="Times New Roman" w:hAnsi="Times New Roman" w:cs="Times New Roman"/>
          <w:b/>
          <w:color w:val="000000"/>
          <w:sz w:val="33"/>
          <w:szCs w:val="33"/>
        </w:rPr>
        <w:t>3.4 Base Model Generation: Linear Regression</w:t>
      </w:r>
    </w:p>
    <w:p w14:paraId="556CBA46" w14:textId="77777777" w:rsidR="00FB69B1" w:rsidRDefault="00FB69B1">
      <w:pPr>
        <w:shd w:val="clear" w:color="auto" w:fill="FFFFFF"/>
        <w:spacing w:before="153" w:after="0" w:line="240" w:lineRule="auto"/>
        <w:rPr>
          <w:rFonts w:ascii="Times New Roman" w:eastAsia="Times New Roman" w:hAnsi="Times New Roman" w:cs="Times New Roman"/>
          <w:b/>
          <w:color w:val="000000"/>
          <w:sz w:val="24"/>
          <w:szCs w:val="24"/>
        </w:rPr>
      </w:pPr>
    </w:p>
    <w:p w14:paraId="4732EE10" w14:textId="77777777" w:rsidR="00FB69B1" w:rsidRDefault="00C71D99">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Linear Regression</w:t>
      </w:r>
      <w:r>
        <w:rPr>
          <w:rFonts w:ascii="Times New Roman" w:eastAsia="Times New Roman" w:hAnsi="Times New Roman" w:cs="Times New Roman"/>
          <w:color w:val="000000"/>
          <w:sz w:val="24"/>
          <w:szCs w:val="24"/>
        </w:rPr>
        <w:t xml:space="preserve"> will be our base model for predicting housing prices. Then we’ll be using it as a benchmark to achieve better accuracy using other models.</w:t>
      </w:r>
    </w:p>
    <w:p w14:paraId="07E3C577" w14:textId="77777777" w:rsidR="00FB69B1" w:rsidRDefault="00FB69B1">
      <w:pPr>
        <w:spacing w:after="0" w:line="240" w:lineRule="auto"/>
        <w:jc w:val="both"/>
        <w:rPr>
          <w:rFonts w:ascii="Times New Roman" w:eastAsia="Times New Roman" w:hAnsi="Times New Roman" w:cs="Times New Roman"/>
          <w:color w:val="000000"/>
          <w:sz w:val="24"/>
          <w:szCs w:val="24"/>
        </w:rPr>
      </w:pPr>
    </w:p>
    <w:p w14:paraId="481B1E0D" w14:textId="77777777" w:rsidR="00FB69B1" w:rsidRDefault="00C71D99">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Linear regression is a way to identify a relationship between two or more variables and use these relationships to </w:t>
      </w:r>
      <w:r>
        <w:rPr>
          <w:rFonts w:ascii="Times New Roman" w:eastAsia="Times New Roman" w:hAnsi="Times New Roman" w:cs="Times New Roman"/>
          <w:color w:val="000000"/>
          <w:sz w:val="24"/>
          <w:szCs w:val="24"/>
        </w:rPr>
        <w:t xml:space="preserve">predict values for one variable for a given value(s) of other variable(s). Linear regression assumes the relationship between variables can be </w:t>
      </w:r>
      <w:r>
        <w:rPr>
          <w:rFonts w:ascii="Times New Roman" w:eastAsia="Times New Roman" w:hAnsi="Times New Roman" w:cs="Times New Roman"/>
          <w:sz w:val="24"/>
          <w:szCs w:val="24"/>
        </w:rPr>
        <w:t>modelled</w:t>
      </w:r>
      <w:r>
        <w:rPr>
          <w:rFonts w:ascii="Times New Roman" w:eastAsia="Times New Roman" w:hAnsi="Times New Roman" w:cs="Times New Roman"/>
          <w:color w:val="000000"/>
          <w:sz w:val="24"/>
          <w:szCs w:val="24"/>
        </w:rPr>
        <w:t xml:space="preserve"> through a linear equation or an equation of a line. The variable, which is used in prediction is termed </w:t>
      </w:r>
      <w:r>
        <w:rPr>
          <w:rFonts w:ascii="Times New Roman" w:eastAsia="Times New Roman" w:hAnsi="Times New Roman" w:cs="Times New Roman"/>
          <w:color w:val="000000"/>
          <w:sz w:val="24"/>
          <w:szCs w:val="24"/>
        </w:rPr>
        <w:t>as independent/explanatory/regressor where the predicted variable is termed as dependent/target/response variable. Linear regression assumes that independent variables are related linearly to the response variable.</w:t>
      </w:r>
    </w:p>
    <w:p w14:paraId="535CBEED" w14:textId="77777777" w:rsidR="00FB69B1" w:rsidRDefault="00C71D99">
      <w:pPr>
        <w:spacing w:after="0" w:line="240" w:lineRule="auto"/>
        <w:jc w:val="both"/>
        <w:rPr>
          <w:rFonts w:ascii="Times New Roman" w:eastAsia="Times New Roman" w:hAnsi="Times New Roman" w:cs="Times New Roman"/>
          <w:color w:val="000000"/>
          <w:sz w:val="24"/>
          <w:szCs w:val="24"/>
        </w:rPr>
      </w:pPr>
      <w:r>
        <w:rPr>
          <w:rFonts w:ascii="Cambria Math" w:eastAsia="Cambria Math" w:hAnsi="Cambria Math" w:cs="Cambria Math"/>
          <w:color w:val="000000"/>
          <w:sz w:val="24"/>
          <w:szCs w:val="24"/>
        </w:rPr>
        <w:t>𝑦</w:t>
      </w:r>
      <w:r>
        <w:rPr>
          <w:rFonts w:ascii="Times New Roman" w:eastAsia="Times New Roman" w:hAnsi="Times New Roman" w:cs="Times New Roman"/>
          <w:color w:val="000000"/>
          <w:sz w:val="24"/>
          <w:szCs w:val="24"/>
        </w:rPr>
        <w:t xml:space="preserve"> = </w:t>
      </w:r>
      <w:r>
        <w:rPr>
          <w:rFonts w:ascii="Cambria Math" w:eastAsia="Cambria Math" w:hAnsi="Cambria Math" w:cs="Cambria Math"/>
          <w:color w:val="000000"/>
          <w:sz w:val="24"/>
          <w:szCs w:val="24"/>
        </w:rPr>
        <w:t>𝑐</w:t>
      </w:r>
      <w:r>
        <w:rPr>
          <w:rFonts w:ascii="Times New Roman" w:eastAsia="Times New Roman" w:hAnsi="Times New Roman" w:cs="Times New Roman"/>
          <w:color w:val="000000"/>
          <w:sz w:val="24"/>
          <w:szCs w:val="24"/>
        </w:rPr>
        <w:t xml:space="preserve"> + </w:t>
      </w:r>
      <w:r>
        <w:rPr>
          <w:rFonts w:ascii="Cambria Math" w:eastAsia="Cambria Math" w:hAnsi="Cambria Math" w:cs="Cambria Math"/>
          <w:color w:val="000000"/>
          <w:sz w:val="24"/>
          <w:szCs w:val="24"/>
        </w:rPr>
        <w:t>𝑚𝑥</w:t>
      </w:r>
    </w:p>
    <w:p w14:paraId="28155AA6" w14:textId="77777777" w:rsidR="00FB69B1" w:rsidRDefault="00C71D99">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machine learning and re</w:t>
      </w:r>
      <w:r>
        <w:rPr>
          <w:rFonts w:ascii="Times New Roman" w:eastAsia="Times New Roman" w:hAnsi="Times New Roman" w:cs="Times New Roman"/>
          <w:color w:val="000000"/>
          <w:sz w:val="24"/>
          <w:szCs w:val="24"/>
        </w:rPr>
        <w:t>gression literature above equation is used in the form:</w:t>
      </w:r>
    </w:p>
    <w:p w14:paraId="56434FE5" w14:textId="77777777" w:rsidR="00FB69B1" w:rsidRDefault="00C71D99">
      <w:pPr>
        <w:spacing w:after="0" w:line="240" w:lineRule="auto"/>
        <w:jc w:val="both"/>
        <w:rPr>
          <w:rFonts w:ascii="Times New Roman" w:eastAsia="Times New Roman" w:hAnsi="Times New Roman" w:cs="Times New Roman"/>
          <w:color w:val="000000"/>
          <w:sz w:val="24"/>
          <w:szCs w:val="24"/>
        </w:rPr>
      </w:pPr>
      <w:r>
        <w:rPr>
          <w:rFonts w:ascii="Cambria Math" w:eastAsia="Cambria Math" w:hAnsi="Cambria Math" w:cs="Cambria Math"/>
          <w:color w:val="000000"/>
          <w:sz w:val="24"/>
          <w:szCs w:val="24"/>
        </w:rPr>
        <w:t>𝑦</w:t>
      </w:r>
      <w:r>
        <w:rPr>
          <w:rFonts w:ascii="Times New Roman" w:eastAsia="Times New Roman" w:hAnsi="Times New Roman" w:cs="Times New Roman"/>
          <w:color w:val="000000"/>
          <w:sz w:val="24"/>
          <w:szCs w:val="24"/>
        </w:rPr>
        <w:t xml:space="preserve"> = </w:t>
      </w:r>
      <w:r>
        <w:rPr>
          <w:rFonts w:ascii="Cambria Math" w:eastAsia="Cambria Math" w:hAnsi="Cambria Math" w:cs="Cambria Math"/>
          <w:color w:val="000000"/>
          <w:sz w:val="24"/>
          <w:szCs w:val="24"/>
        </w:rPr>
        <w:t>𝑤</w:t>
      </w:r>
      <w:r>
        <w:rPr>
          <w:rFonts w:ascii="Times New Roman" w:eastAsia="Times New Roman" w:hAnsi="Times New Roman" w:cs="Times New Roman"/>
          <w:color w:val="000000"/>
          <w:sz w:val="24"/>
          <w:szCs w:val="24"/>
        </w:rPr>
        <w:t xml:space="preserve">! + </w:t>
      </w:r>
      <w:r>
        <w:rPr>
          <w:rFonts w:ascii="Cambria Math" w:eastAsia="Cambria Math" w:hAnsi="Cambria Math" w:cs="Cambria Math"/>
          <w:color w:val="000000"/>
          <w:sz w:val="24"/>
          <w:szCs w:val="24"/>
        </w:rPr>
        <w:t>𝑤</w:t>
      </w:r>
      <w:r>
        <w:rPr>
          <w:rFonts w:ascii="Times New Roman" w:eastAsia="Times New Roman" w:hAnsi="Times New Roman" w:cs="Times New Roman"/>
          <w:color w:val="000000"/>
          <w:sz w:val="24"/>
          <w:szCs w:val="24"/>
        </w:rPr>
        <w:t>"</w:t>
      </w:r>
      <w:r>
        <w:rPr>
          <w:rFonts w:ascii="Cambria Math" w:eastAsia="Cambria Math" w:hAnsi="Cambria Math" w:cs="Cambria Math"/>
          <w:color w:val="000000"/>
          <w:sz w:val="24"/>
          <w:szCs w:val="24"/>
        </w:rPr>
        <w:t>𝑥</w:t>
      </w:r>
    </w:p>
    <w:p w14:paraId="6F5CE9DE" w14:textId="77777777" w:rsidR="00FB69B1" w:rsidRDefault="00C71D99">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Where w0 is intercept on y-axis, w1 is slope of line, x is an explanatory variable and y is the response variable.</w:t>
      </w:r>
    </w:p>
    <w:p w14:paraId="5A84D625" w14:textId="77777777" w:rsidR="00FB69B1" w:rsidRDefault="00FB69B1">
      <w:pPr>
        <w:shd w:val="clear" w:color="auto" w:fill="FFFFFF"/>
        <w:spacing w:before="153" w:after="0" w:line="240" w:lineRule="auto"/>
        <w:rPr>
          <w:rFonts w:ascii="Times New Roman" w:eastAsia="Times New Roman" w:hAnsi="Times New Roman" w:cs="Times New Roman"/>
          <w:b/>
          <w:color w:val="000000"/>
          <w:sz w:val="24"/>
          <w:szCs w:val="24"/>
        </w:rPr>
      </w:pPr>
    </w:p>
    <w:p w14:paraId="351823E1" w14:textId="77777777" w:rsidR="00FB69B1" w:rsidRDefault="00C71D99">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7A2551CA" w14:textId="77777777" w:rsidR="00FB69B1" w:rsidRDefault="00C71D99">
      <w:pPr>
        <w:shd w:val="clear" w:color="auto" w:fill="FFFFFF"/>
        <w:spacing w:before="153"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Following are </w:t>
      </w:r>
      <w:r>
        <w:rPr>
          <w:rFonts w:ascii="Times New Roman" w:eastAsia="Times New Roman" w:hAnsi="Times New Roman" w:cs="Times New Roman"/>
          <w:b/>
          <w:color w:val="000000"/>
          <w:sz w:val="24"/>
          <w:szCs w:val="24"/>
        </w:rPr>
        <w:t>Linear</w:t>
      </w:r>
      <w:r>
        <w:rPr>
          <w:rFonts w:ascii="Times New Roman" w:eastAsia="Times New Roman" w:hAnsi="Times New Roman" w:cs="Times New Roman"/>
          <w:b/>
          <w:sz w:val="24"/>
          <w:szCs w:val="24"/>
        </w:rPr>
        <w:t xml:space="preserve"> R</w:t>
      </w:r>
      <w:r>
        <w:rPr>
          <w:rFonts w:ascii="Times New Roman" w:eastAsia="Times New Roman" w:hAnsi="Times New Roman" w:cs="Times New Roman"/>
          <w:b/>
          <w:color w:val="000000"/>
          <w:sz w:val="24"/>
          <w:szCs w:val="24"/>
        </w:rPr>
        <w:t>egression Performance parameters:</w:t>
      </w:r>
    </w:p>
    <w:p w14:paraId="04BFB789" w14:textId="77777777" w:rsidR="00FB69B1" w:rsidRDefault="00C71D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 on training data using Linear Regression: 0.6583557916669898</w:t>
      </w:r>
    </w:p>
    <w:p w14:paraId="49F0ADB4" w14:textId="77777777" w:rsidR="00FB69B1" w:rsidRDefault="00C71D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 on testing data using Linear Regression: 0.6619022567965154</w:t>
      </w:r>
    </w:p>
    <w:p w14:paraId="3144AF4E" w14:textId="77777777" w:rsidR="00FB69B1" w:rsidRDefault="00C71D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R2 LR:  0.6619022567965154</w:t>
      </w:r>
    </w:p>
    <w:p w14:paraId="3305FFCE" w14:textId="77777777" w:rsidR="00FB69B1" w:rsidRDefault="00C71D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MSE:  40653577961.26467</w:t>
      </w:r>
    </w:p>
    <w:p w14:paraId="08334BB8" w14:textId="77777777" w:rsidR="00FB69B1" w:rsidRDefault="00C71D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MAE: 129141.33585612064</w:t>
      </w:r>
    </w:p>
    <w:p w14:paraId="32EC8911" w14:textId="77777777" w:rsidR="00FB69B1" w:rsidRDefault="00C71D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MA</w:t>
      </w:r>
      <w:r>
        <w:rPr>
          <w:rFonts w:ascii="Times New Roman" w:eastAsia="Times New Roman" w:hAnsi="Times New Roman" w:cs="Times New Roman"/>
          <w:sz w:val="24"/>
          <w:szCs w:val="24"/>
        </w:rPr>
        <w:t>PE: 26.420582854891734</w:t>
      </w:r>
    </w:p>
    <w:p w14:paraId="375325FF" w14:textId="77777777" w:rsidR="00FB69B1" w:rsidRDefault="00FB69B1">
      <w:pPr>
        <w:shd w:val="clear" w:color="auto" w:fill="FFFFFF"/>
        <w:spacing w:before="153" w:after="0" w:line="240" w:lineRule="auto"/>
        <w:rPr>
          <w:rFonts w:ascii="Times New Roman" w:eastAsia="Times New Roman" w:hAnsi="Times New Roman" w:cs="Times New Roman"/>
          <w:b/>
          <w:color w:val="000000"/>
          <w:sz w:val="24"/>
          <w:szCs w:val="24"/>
        </w:rPr>
      </w:pPr>
    </w:p>
    <w:p w14:paraId="0BE572CB" w14:textId="77777777" w:rsidR="00FB69B1" w:rsidRDefault="00FB69B1">
      <w:pPr>
        <w:shd w:val="clear" w:color="auto" w:fill="FFFFFF"/>
        <w:spacing w:before="153" w:after="0" w:line="240" w:lineRule="auto"/>
        <w:rPr>
          <w:rFonts w:ascii="Times New Roman" w:eastAsia="Times New Roman" w:hAnsi="Times New Roman" w:cs="Times New Roman"/>
          <w:b/>
          <w:color w:val="000000"/>
          <w:sz w:val="24"/>
          <w:szCs w:val="24"/>
        </w:rPr>
      </w:pPr>
    </w:p>
    <w:p w14:paraId="7C719056" w14:textId="77777777" w:rsidR="00FB69B1" w:rsidRDefault="00C71D99">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Pros and cons of Linear Regression:</w:t>
      </w:r>
    </w:p>
    <w:p w14:paraId="2BBB3518" w14:textId="77777777" w:rsidR="00FB69B1" w:rsidRDefault="00C71D99">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Pros- </w:t>
      </w:r>
      <w:r>
        <w:rPr>
          <w:rFonts w:ascii="Times New Roman" w:eastAsia="Times New Roman" w:hAnsi="Times New Roman" w:cs="Times New Roman"/>
          <w:sz w:val="24"/>
          <w:szCs w:val="24"/>
        </w:rPr>
        <w:t>Linear regression models are very simple and easy to implement. These models are said to be most interpretable.</w:t>
      </w:r>
    </w:p>
    <w:p w14:paraId="47F0AB51" w14:textId="77777777" w:rsidR="00FB69B1" w:rsidRDefault="00C71D99">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Cons- </w:t>
      </w:r>
      <w:r>
        <w:rPr>
          <w:rFonts w:ascii="Times New Roman" w:eastAsia="Times New Roman" w:hAnsi="Times New Roman" w:cs="Times New Roman"/>
          <w:sz w:val="24"/>
          <w:szCs w:val="24"/>
        </w:rPr>
        <w:t>Linear regression models are largely affected by the presence of outlie</w:t>
      </w:r>
      <w:r>
        <w:rPr>
          <w:rFonts w:ascii="Times New Roman" w:eastAsia="Times New Roman" w:hAnsi="Times New Roman" w:cs="Times New Roman"/>
          <w:sz w:val="24"/>
          <w:szCs w:val="24"/>
        </w:rPr>
        <w:t>r in training data. These models assume a linear relationship between target and explanatory variables which are sometimes is not true.</w:t>
      </w:r>
    </w:p>
    <w:p w14:paraId="76E914D8" w14:textId="77777777" w:rsidR="00FB69B1" w:rsidRDefault="00FB69B1">
      <w:pPr>
        <w:shd w:val="clear" w:color="auto" w:fill="FFFFFF"/>
        <w:spacing w:before="153" w:after="0" w:line="240" w:lineRule="auto"/>
        <w:rPr>
          <w:rFonts w:ascii="Times New Roman" w:eastAsia="Times New Roman" w:hAnsi="Times New Roman" w:cs="Times New Roman"/>
          <w:b/>
          <w:color w:val="000000"/>
          <w:sz w:val="24"/>
          <w:szCs w:val="24"/>
        </w:rPr>
      </w:pPr>
    </w:p>
    <w:p w14:paraId="66D19B2D" w14:textId="77777777" w:rsidR="00FB69B1" w:rsidRDefault="00C71D99">
      <w:pPr>
        <w:shd w:val="clear" w:color="auto" w:fill="FFFFFF"/>
        <w:spacing w:before="153" w:after="0" w:line="240" w:lineRule="auto"/>
        <w:rPr>
          <w:rFonts w:ascii="Times New Roman" w:eastAsia="Times New Roman" w:hAnsi="Times New Roman" w:cs="Times New Roman"/>
          <w:b/>
          <w:color w:val="000000"/>
          <w:sz w:val="33"/>
          <w:szCs w:val="33"/>
        </w:rPr>
      </w:pPr>
      <w:r>
        <w:rPr>
          <w:rFonts w:ascii="Times New Roman" w:eastAsia="Times New Roman" w:hAnsi="Times New Roman" w:cs="Times New Roman"/>
          <w:b/>
          <w:color w:val="000000"/>
          <w:sz w:val="33"/>
          <w:szCs w:val="33"/>
        </w:rPr>
        <w:t>3.5 Other models &amp; Performance vis-à-vis the Base Model:</w:t>
      </w:r>
    </w:p>
    <w:p w14:paraId="123AFF2B" w14:textId="77777777" w:rsidR="00FB69B1" w:rsidRDefault="00FB69B1">
      <w:pPr>
        <w:shd w:val="clear" w:color="auto" w:fill="FFFFFF"/>
        <w:spacing w:before="153" w:after="0" w:line="240" w:lineRule="auto"/>
        <w:rPr>
          <w:rFonts w:ascii="Times New Roman" w:eastAsia="Times New Roman" w:hAnsi="Times New Roman" w:cs="Times New Roman"/>
          <w:b/>
          <w:color w:val="000000"/>
          <w:sz w:val="24"/>
          <w:szCs w:val="24"/>
        </w:rPr>
      </w:pPr>
    </w:p>
    <w:p w14:paraId="7C5BC4B9" w14:textId="77777777" w:rsidR="00FB69B1" w:rsidRDefault="00C71D99">
      <w:pPr>
        <w:shd w:val="clear" w:color="auto" w:fill="FFFFFF"/>
        <w:spacing w:before="153"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For the purpose of this project, other models used for house </w:t>
      </w:r>
      <w:r>
        <w:rPr>
          <w:rFonts w:ascii="Times New Roman" w:eastAsia="Times New Roman" w:hAnsi="Times New Roman" w:cs="Times New Roman"/>
          <w:color w:val="000000"/>
          <w:sz w:val="24"/>
          <w:szCs w:val="24"/>
        </w:rPr>
        <w:t>price predictions are</w:t>
      </w:r>
      <w:r>
        <w:rPr>
          <w:rFonts w:ascii="Times New Roman" w:eastAsia="Times New Roman" w:hAnsi="Times New Roman" w:cs="Times New Roman"/>
          <w:b/>
          <w:color w:val="000000"/>
          <w:sz w:val="24"/>
          <w:szCs w:val="24"/>
        </w:rPr>
        <w:t xml:space="preserve"> Lasso Regression, Ridge Regression, Ada boosting, Gradient Boosting, Random Forest, KNN Regressor and Support Vector Regressor. </w:t>
      </w:r>
    </w:p>
    <w:p w14:paraId="6796DE92" w14:textId="77777777" w:rsidR="00FB69B1" w:rsidRDefault="00FB69B1">
      <w:pPr>
        <w:shd w:val="clear" w:color="auto" w:fill="FFFFFF"/>
        <w:spacing w:before="153" w:after="0" w:line="240" w:lineRule="auto"/>
        <w:jc w:val="both"/>
        <w:rPr>
          <w:rFonts w:ascii="Times New Roman" w:eastAsia="Times New Roman" w:hAnsi="Times New Roman" w:cs="Times New Roman"/>
          <w:b/>
          <w:color w:val="000000"/>
          <w:sz w:val="24"/>
          <w:szCs w:val="24"/>
        </w:rPr>
      </w:pPr>
    </w:p>
    <w:p w14:paraId="21E58080" w14:textId="77777777" w:rsidR="00FB69B1" w:rsidRDefault="00C71D99">
      <w:pPr>
        <w:pStyle w:val="Heading3"/>
        <w:spacing w:before="186"/>
        <w:rPr>
          <w:rFonts w:ascii="inherit" w:eastAsia="inherit" w:hAnsi="inherit" w:cs="inherit"/>
          <w:b/>
          <w:color w:val="000000"/>
        </w:rPr>
      </w:pPr>
      <w:r>
        <w:rPr>
          <w:rFonts w:ascii="inherit" w:eastAsia="inherit" w:hAnsi="inherit" w:cs="inherit"/>
          <w:b/>
          <w:color w:val="000000"/>
        </w:rPr>
        <w:t>Lasso Regression:</w:t>
      </w:r>
    </w:p>
    <w:p w14:paraId="7C7F72D5" w14:textId="77777777" w:rsidR="00FB69B1" w:rsidRDefault="00C71D99">
      <w:pPr>
        <w:pStyle w:val="Heading3"/>
        <w:spacing w:before="186"/>
        <w:jc w:val="both"/>
        <w:rPr>
          <w:rFonts w:ascii="Times New Roman" w:eastAsia="Times New Roman" w:hAnsi="Times New Roman" w:cs="Times New Roman"/>
          <w:color w:val="000000"/>
        </w:rPr>
      </w:pPr>
      <w:r>
        <w:rPr>
          <w:rFonts w:ascii="Times New Roman" w:eastAsia="Times New Roman" w:hAnsi="Times New Roman" w:cs="Times New Roman"/>
          <w:color w:val="000000"/>
        </w:rPr>
        <w:t>Lasso regression is a regularization technique. It is used over regression methods for a more accurate prediction. This model uses shrinkage. Shrinkage is where data values are shrunk towards a central point as the mean.:</w:t>
      </w:r>
    </w:p>
    <w:p w14:paraId="40654865" w14:textId="77777777" w:rsidR="00FB69B1" w:rsidRDefault="00FB69B1"/>
    <w:p w14:paraId="08971DA4" w14:textId="77777777" w:rsidR="00FB69B1" w:rsidRDefault="00C71D99">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2858D2FA" w14:textId="77777777" w:rsidR="00FB69B1" w:rsidRDefault="00C71D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 on training d</w:t>
      </w:r>
      <w:r>
        <w:rPr>
          <w:rFonts w:ascii="Times New Roman" w:eastAsia="Times New Roman" w:hAnsi="Times New Roman" w:cs="Times New Roman"/>
          <w:sz w:val="24"/>
          <w:szCs w:val="24"/>
        </w:rPr>
        <w:t>ata using Lasso Regression: 0.6575327321071504</w:t>
      </w:r>
    </w:p>
    <w:p w14:paraId="72A295B6" w14:textId="77777777" w:rsidR="00FB69B1" w:rsidRDefault="00C71D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 on testing data using Lasso Regression: 0.6606042151552541</w:t>
      </w:r>
    </w:p>
    <w:p w14:paraId="62565F9A" w14:textId="77777777" w:rsidR="00FB69B1" w:rsidRDefault="00C71D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R2 las:  0.6606042151552541</w:t>
      </w:r>
    </w:p>
    <w:p w14:paraId="269E73C9" w14:textId="77777777" w:rsidR="00FB69B1" w:rsidRDefault="00C71D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MSE:  40809657196.10363</w:t>
      </w:r>
    </w:p>
    <w:p w14:paraId="27CC9B85" w14:textId="77777777" w:rsidR="00FB69B1" w:rsidRDefault="00C71D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MAE: 129373.98243261973</w:t>
      </w:r>
    </w:p>
    <w:p w14:paraId="6F770B50" w14:textId="77777777" w:rsidR="00FB69B1" w:rsidRDefault="00C71D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sz w:val="24"/>
          <w:szCs w:val="24"/>
        </w:rPr>
        <w:t>MAPE: 26.42135270290683</w:t>
      </w:r>
    </w:p>
    <w:p w14:paraId="44F9FFA3" w14:textId="77777777" w:rsidR="00FB69B1" w:rsidRDefault="00FB69B1">
      <w:pPr>
        <w:pStyle w:val="Heading3"/>
        <w:spacing w:before="186"/>
        <w:rPr>
          <w:rFonts w:ascii="inherit" w:eastAsia="inherit" w:hAnsi="inherit" w:cs="inherit"/>
          <w:b/>
          <w:color w:val="000000"/>
        </w:rPr>
      </w:pPr>
    </w:p>
    <w:p w14:paraId="45D0E88E" w14:textId="77777777" w:rsidR="00FB69B1" w:rsidRDefault="00C71D99">
      <w:pPr>
        <w:pStyle w:val="Heading3"/>
        <w:spacing w:before="186"/>
        <w:rPr>
          <w:rFonts w:ascii="inherit" w:eastAsia="inherit" w:hAnsi="inherit" w:cs="inherit"/>
          <w:color w:val="000000"/>
        </w:rPr>
      </w:pPr>
      <w:r>
        <w:rPr>
          <w:rFonts w:ascii="inherit" w:eastAsia="inherit" w:hAnsi="inherit" w:cs="inherit"/>
          <w:b/>
          <w:color w:val="000000"/>
        </w:rPr>
        <w:t>Ridge Regression:</w:t>
      </w:r>
    </w:p>
    <w:p w14:paraId="7A766F57" w14:textId="77777777" w:rsidR="00FB69B1" w:rsidRDefault="00C71D99">
      <w:pPr>
        <w:pStyle w:val="Heading3"/>
        <w:spacing w:before="186"/>
        <w:jc w:val="both"/>
        <w:rPr>
          <w:rFonts w:ascii="Times New Roman" w:eastAsia="Times New Roman" w:hAnsi="Times New Roman" w:cs="Times New Roman"/>
          <w:color w:val="000000"/>
        </w:rPr>
      </w:pPr>
      <w:r>
        <w:rPr>
          <w:rFonts w:ascii="Times New Roman" w:eastAsia="Times New Roman" w:hAnsi="Times New Roman" w:cs="Times New Roman"/>
          <w:color w:val="000000"/>
        </w:rPr>
        <w:t>Ridge regression is</w:t>
      </w:r>
      <w:r>
        <w:rPr>
          <w:rFonts w:ascii="Times New Roman" w:eastAsia="Times New Roman" w:hAnsi="Times New Roman" w:cs="Times New Roman"/>
          <w:color w:val="000000"/>
        </w:rPr>
        <w:t xml:space="preserve"> a model tuning method that is used to analyze any data that suffers from multicollinearity.</w:t>
      </w:r>
    </w:p>
    <w:p w14:paraId="2C9A620E" w14:textId="77777777" w:rsidR="00FB69B1" w:rsidRDefault="00FB69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p>
    <w:p w14:paraId="39B079E5" w14:textId="77777777" w:rsidR="00FB69B1" w:rsidRDefault="00C71D99">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4241129E" w14:textId="77777777" w:rsidR="00FB69B1" w:rsidRDefault="00C71D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 on training data using Ridge Regression: 0.6583557687460491</w:t>
      </w:r>
    </w:p>
    <w:p w14:paraId="55741BBA" w14:textId="77777777" w:rsidR="00FB69B1" w:rsidRDefault="00C71D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 on testing data using Ridge Regression: 0.6618995534093641</w:t>
      </w:r>
    </w:p>
    <w:p w14:paraId="625890B9" w14:textId="77777777" w:rsidR="00FB69B1" w:rsidRDefault="00C71D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R2 rid:  0.6618995534093641</w:t>
      </w:r>
    </w:p>
    <w:p w14:paraId="7AB50775" w14:textId="77777777" w:rsidR="00FB69B1" w:rsidRDefault="00C71D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MSE:  40653903022.17536</w:t>
      </w:r>
    </w:p>
    <w:p w14:paraId="0DEC162F" w14:textId="77777777" w:rsidR="00FB69B1" w:rsidRDefault="00C71D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MAE: 129140.28379564053</w:t>
      </w:r>
    </w:p>
    <w:p w14:paraId="351BB429" w14:textId="77777777" w:rsidR="00FB69B1" w:rsidRDefault="00C71D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MAPE: 26.420141332082046</w:t>
      </w:r>
    </w:p>
    <w:p w14:paraId="02DB4D62" w14:textId="77777777" w:rsidR="00FB69B1" w:rsidRDefault="00FB69B1">
      <w:pPr>
        <w:shd w:val="clear" w:color="auto" w:fill="FFFFFF"/>
        <w:spacing w:before="153" w:after="0" w:line="240" w:lineRule="auto"/>
        <w:jc w:val="both"/>
        <w:rPr>
          <w:rFonts w:ascii="Times New Roman" w:eastAsia="Times New Roman" w:hAnsi="Times New Roman" w:cs="Times New Roman"/>
          <w:b/>
          <w:color w:val="000000"/>
          <w:sz w:val="24"/>
          <w:szCs w:val="24"/>
        </w:rPr>
      </w:pPr>
    </w:p>
    <w:p w14:paraId="32345CD4" w14:textId="77777777" w:rsidR="00FB69B1" w:rsidRDefault="00FB69B1">
      <w:pPr>
        <w:rPr>
          <w:rFonts w:ascii="inherit" w:eastAsia="inherit" w:hAnsi="inherit" w:cs="inherit"/>
          <w:b/>
          <w:color w:val="000000"/>
        </w:rPr>
      </w:pPr>
    </w:p>
    <w:p w14:paraId="1DD9FBA6" w14:textId="77777777" w:rsidR="00FB69B1" w:rsidRDefault="00FB69B1">
      <w:pPr>
        <w:rPr>
          <w:rFonts w:ascii="inherit" w:eastAsia="inherit" w:hAnsi="inherit" w:cs="inherit"/>
          <w:b/>
          <w:color w:val="000000"/>
        </w:rPr>
      </w:pPr>
    </w:p>
    <w:p w14:paraId="4E97D67C" w14:textId="77777777" w:rsidR="00FB69B1" w:rsidRDefault="00C71D99">
      <w:pPr>
        <w:rPr>
          <w:rFonts w:ascii="inherit" w:eastAsia="inherit" w:hAnsi="inherit" w:cs="inherit"/>
          <w:b/>
          <w:color w:val="000000"/>
        </w:rPr>
      </w:pPr>
      <w:r>
        <w:rPr>
          <w:rFonts w:ascii="inherit" w:eastAsia="inherit" w:hAnsi="inherit" w:cs="inherit"/>
          <w:b/>
          <w:color w:val="000000"/>
        </w:rPr>
        <w:t>Ada Boosting:</w:t>
      </w:r>
    </w:p>
    <w:p w14:paraId="320C4251" w14:textId="77777777" w:rsidR="00FB69B1" w:rsidRDefault="00C71D99">
      <w:pPr>
        <w:jc w:val="both"/>
        <w:rPr>
          <w:rFonts w:ascii="inherit" w:eastAsia="inherit" w:hAnsi="inherit" w:cs="inherit"/>
          <w:color w:val="000000"/>
        </w:rPr>
      </w:pPr>
      <w:r>
        <w:rPr>
          <w:rFonts w:ascii="inherit" w:eastAsia="inherit" w:hAnsi="inherit" w:cs="inherit"/>
          <w:color w:val="000000"/>
        </w:rPr>
        <w:t>“Boosting” in machine learning is a way of combining multiple simple models into a single composite model.</w:t>
      </w:r>
    </w:p>
    <w:p w14:paraId="1B58ED27" w14:textId="77777777" w:rsidR="00FB69B1" w:rsidRDefault="00C71D99">
      <w:pPr>
        <w:jc w:val="both"/>
      </w:pPr>
      <w:r>
        <w:rPr>
          <w:rFonts w:ascii="inherit" w:eastAsia="inherit" w:hAnsi="inherit" w:cs="inherit"/>
          <w:color w:val="000000"/>
        </w:rPr>
        <w:t>Ada-boosting model combines multiple classifiers to increase the accuracy of classifiers. AdaBoost is an iterative ensemble method.</w:t>
      </w:r>
    </w:p>
    <w:p w14:paraId="3D8EAED6" w14:textId="77777777" w:rsidR="00FB69B1" w:rsidRDefault="00C71D99">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25D60E07" w14:textId="77777777" w:rsidR="00FB69B1" w:rsidRDefault="00C71D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w:t>
      </w:r>
      <w:r>
        <w:rPr>
          <w:rFonts w:ascii="Times New Roman" w:eastAsia="Times New Roman" w:hAnsi="Times New Roman" w:cs="Times New Roman"/>
          <w:sz w:val="24"/>
          <w:szCs w:val="24"/>
        </w:rPr>
        <w:t>ce on training data using Ada-boosting: 0.2555089836520954</w:t>
      </w:r>
    </w:p>
    <w:p w14:paraId="1FE4E48F" w14:textId="77777777" w:rsidR="00FB69B1" w:rsidRDefault="00C71D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 on testing data using Ada-boosting: 0.23922273417078643</w:t>
      </w:r>
    </w:p>
    <w:p w14:paraId="2B20F667" w14:textId="77777777" w:rsidR="00FB69B1" w:rsidRDefault="00C71D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R2 AD:  0.23922273417078643</w:t>
      </w:r>
    </w:p>
    <w:p w14:paraId="2A998697" w14:textId="77777777" w:rsidR="00FB69B1" w:rsidRDefault="00C71D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MSE:  91477445529.5061</w:t>
      </w:r>
    </w:p>
    <w:p w14:paraId="5ECD1908" w14:textId="77777777" w:rsidR="00FB69B1" w:rsidRDefault="00C71D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MAE: 270636.53732493066</w:t>
      </w:r>
    </w:p>
    <w:p w14:paraId="7D46415D" w14:textId="77777777" w:rsidR="00FB69B1" w:rsidRDefault="00C71D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MAPE: 68.65769166792306</w:t>
      </w:r>
    </w:p>
    <w:p w14:paraId="0B46777D" w14:textId="77777777" w:rsidR="00FB69B1" w:rsidRDefault="00FB69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p>
    <w:p w14:paraId="29629CB3" w14:textId="77777777" w:rsidR="00FB69B1" w:rsidRDefault="00FB69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p>
    <w:p w14:paraId="472251E6" w14:textId="77777777" w:rsidR="00FB69B1" w:rsidRDefault="00C71D99">
      <w:pPr>
        <w:pStyle w:val="Heading3"/>
        <w:spacing w:before="186"/>
        <w:rPr>
          <w:rFonts w:ascii="inherit" w:eastAsia="inherit" w:hAnsi="inherit" w:cs="inherit"/>
          <w:b/>
          <w:color w:val="000000"/>
        </w:rPr>
      </w:pPr>
      <w:r>
        <w:rPr>
          <w:rFonts w:ascii="inherit" w:eastAsia="inherit" w:hAnsi="inherit" w:cs="inherit"/>
          <w:b/>
          <w:color w:val="000000"/>
        </w:rPr>
        <w:t>Gradient Boosting:</w:t>
      </w:r>
    </w:p>
    <w:p w14:paraId="0AACBA5A" w14:textId="77777777" w:rsidR="00FB69B1" w:rsidRDefault="00C71D99">
      <w:pPr>
        <w:jc w:val="both"/>
        <w:rPr>
          <w:rFonts w:ascii="inherit" w:eastAsia="inherit" w:hAnsi="inherit" w:cs="inherit"/>
          <w:color w:val="000000"/>
        </w:rPr>
      </w:pPr>
      <w:r>
        <w:rPr>
          <w:rFonts w:ascii="inherit" w:eastAsia="inherit" w:hAnsi="inherit" w:cs="inherit"/>
          <w:color w:val="000000"/>
        </w:rPr>
        <w:t>A Gradient Boosting combines the predictions from multiple decision trees to generate the final predictions.</w:t>
      </w:r>
    </w:p>
    <w:p w14:paraId="1F75C159" w14:textId="77777777" w:rsidR="00FB69B1" w:rsidRDefault="00C71D99">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03874515" w14:textId="77777777" w:rsidR="00FB69B1" w:rsidRDefault="00C71D9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 on training data using Gradient-boosting: 0.8693122149954108</w:t>
      </w:r>
    </w:p>
    <w:p w14:paraId="7771F09F" w14:textId="77777777" w:rsidR="00FB69B1" w:rsidRDefault="00C71D9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 on testing data using Gradient-boosting: 0.8517790439141942</w:t>
      </w:r>
    </w:p>
    <w:p w14:paraId="6928F43A" w14:textId="77777777" w:rsidR="00FB69B1" w:rsidRDefault="00C71D9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R2 GB:  0.8517790439141943</w:t>
      </w:r>
    </w:p>
    <w:p w14:paraId="632E47A2" w14:textId="77777777" w:rsidR="00FB69B1" w:rsidRDefault="00C71D9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MSE:  17822396969.09453</w:t>
      </w:r>
    </w:p>
    <w:p w14:paraId="017F07A5" w14:textId="77777777" w:rsidR="00FB69B1" w:rsidRDefault="00C71D9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MAE: 79485.73126554099</w:t>
      </w:r>
    </w:p>
    <w:p w14:paraId="0154E6BD" w14:textId="77777777" w:rsidR="00FB69B1" w:rsidRDefault="00C71D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sz w:val="24"/>
          <w:szCs w:val="24"/>
        </w:rPr>
        <w:t>MAPE: 15.233207786883064</w:t>
      </w:r>
    </w:p>
    <w:p w14:paraId="31249111" w14:textId="77777777" w:rsidR="00FB69B1" w:rsidRDefault="00FB69B1">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0"/>
          <w:szCs w:val="20"/>
        </w:rPr>
      </w:pPr>
    </w:p>
    <w:p w14:paraId="62DE0530" w14:textId="77777777" w:rsidR="00FB69B1" w:rsidRDefault="00FB69B1">
      <w:pPr>
        <w:shd w:val="clear" w:color="auto" w:fill="FFFFFF"/>
        <w:spacing w:before="153" w:after="0" w:line="240" w:lineRule="auto"/>
        <w:jc w:val="both"/>
        <w:rPr>
          <w:rFonts w:ascii="Times New Roman" w:eastAsia="Times New Roman" w:hAnsi="Times New Roman" w:cs="Times New Roman"/>
          <w:b/>
          <w:color w:val="000000"/>
          <w:sz w:val="24"/>
          <w:szCs w:val="24"/>
        </w:rPr>
      </w:pPr>
    </w:p>
    <w:p w14:paraId="7A79E2FB" w14:textId="77777777" w:rsidR="00FB69B1" w:rsidRDefault="00C71D99">
      <w:pPr>
        <w:pStyle w:val="Heading3"/>
        <w:spacing w:before="186"/>
        <w:rPr>
          <w:rFonts w:ascii="inherit" w:eastAsia="inherit" w:hAnsi="inherit" w:cs="inherit"/>
          <w:b/>
          <w:color w:val="000000"/>
        </w:rPr>
      </w:pPr>
      <w:r>
        <w:rPr>
          <w:rFonts w:ascii="inherit" w:eastAsia="inherit" w:hAnsi="inherit" w:cs="inherit"/>
          <w:b/>
          <w:color w:val="000000"/>
        </w:rPr>
        <w:t>Random Forest:</w:t>
      </w:r>
    </w:p>
    <w:p w14:paraId="3105A5EE" w14:textId="77777777" w:rsidR="00FB69B1" w:rsidRDefault="00C71D99">
      <w:pPr>
        <w:pStyle w:val="Heading3"/>
        <w:spacing w:before="186"/>
        <w:jc w:val="both"/>
        <w:rPr>
          <w:rFonts w:ascii="Times New Roman" w:eastAsia="Times New Roman" w:hAnsi="Times New Roman" w:cs="Times New Roman"/>
          <w:b/>
          <w:color w:val="000000"/>
        </w:rPr>
      </w:pPr>
      <w:r>
        <w:rPr>
          <w:rFonts w:ascii="Times New Roman" w:eastAsia="Times New Roman" w:hAnsi="Times New Roman" w:cs="Times New Roman"/>
          <w:color w:val="000000"/>
        </w:rPr>
        <w:t>Random forests or random decision forests are an ensemble learning method for classification, regression and other tasks that operates by constructing a multitude of decision trees at training time and outputting the class that is the mode o</w:t>
      </w:r>
      <w:r>
        <w:rPr>
          <w:rFonts w:ascii="Times New Roman" w:eastAsia="Times New Roman" w:hAnsi="Times New Roman" w:cs="Times New Roman"/>
          <w:color w:val="000000"/>
        </w:rPr>
        <w:t>f the classes or mean/average prediction of the individual trees.</w:t>
      </w:r>
    </w:p>
    <w:p w14:paraId="40BB60EB" w14:textId="77777777" w:rsidR="00FB69B1" w:rsidRDefault="00FB69B1">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p>
    <w:p w14:paraId="6F81FFD2" w14:textId="77777777" w:rsidR="00FB69B1" w:rsidRDefault="00C71D99">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693FFD11" w14:textId="77777777" w:rsidR="00FB69B1" w:rsidRDefault="00C71D9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 on training data using Random Forest: 0.9802712811283774</w:t>
      </w:r>
    </w:p>
    <w:p w14:paraId="56DC7707" w14:textId="77777777" w:rsidR="00FB69B1" w:rsidRDefault="00C71D9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 on testing data using Random Forest: 0.8668975068697298</w:t>
      </w:r>
    </w:p>
    <w:p w14:paraId="62CF1910" w14:textId="77777777" w:rsidR="00FB69B1" w:rsidRDefault="00C71D9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R2 RF:  0.8668975068697298</w:t>
      </w:r>
    </w:p>
    <w:p w14:paraId="3E016CA1" w14:textId="77777777" w:rsidR="00FB69B1" w:rsidRDefault="00C71D9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MSE:  16004521444.124107</w:t>
      </w:r>
    </w:p>
    <w:p w14:paraId="57B132F4" w14:textId="77777777" w:rsidR="00FB69B1" w:rsidRDefault="00C71D9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MAE: 71650.96774879408</w:t>
      </w:r>
    </w:p>
    <w:p w14:paraId="43FCAC02" w14:textId="77777777" w:rsidR="00FB69B1" w:rsidRDefault="00C71D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sz w:val="24"/>
          <w:szCs w:val="24"/>
        </w:rPr>
        <w:t>MAPE: 13.515210599042039</w:t>
      </w:r>
    </w:p>
    <w:p w14:paraId="4F5F9BBF" w14:textId="77777777" w:rsidR="00FB69B1" w:rsidRDefault="00FB69B1">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p>
    <w:p w14:paraId="21E6D21E" w14:textId="77777777" w:rsidR="00FB69B1" w:rsidRDefault="00C71D99">
      <w:pPr>
        <w:pStyle w:val="Heading3"/>
        <w:spacing w:before="186"/>
        <w:rPr>
          <w:rFonts w:ascii="inherit" w:eastAsia="inherit" w:hAnsi="inherit" w:cs="inherit"/>
          <w:b/>
          <w:color w:val="000000"/>
        </w:rPr>
      </w:pPr>
      <w:r>
        <w:rPr>
          <w:rFonts w:ascii="inherit" w:eastAsia="inherit" w:hAnsi="inherit" w:cs="inherit"/>
          <w:b/>
          <w:color w:val="000000"/>
        </w:rPr>
        <w:t>KNN Regressor:</w:t>
      </w:r>
    </w:p>
    <w:p w14:paraId="2F1799AC" w14:textId="77777777" w:rsidR="00FB69B1" w:rsidRDefault="00C71D99">
      <w:pPr>
        <w:pStyle w:val="Heading3"/>
        <w:spacing w:before="186"/>
        <w:jc w:val="both"/>
        <w:rPr>
          <w:rFonts w:ascii="Times New Roman" w:eastAsia="Times New Roman" w:hAnsi="Times New Roman" w:cs="Times New Roman"/>
          <w:color w:val="000000"/>
        </w:rPr>
      </w:pPr>
      <w:r>
        <w:rPr>
          <w:rFonts w:ascii="Times New Roman" w:eastAsia="Times New Roman" w:hAnsi="Times New Roman" w:cs="Times New Roman"/>
          <w:color w:val="000000"/>
        </w:rPr>
        <w:t>KNN regression is a non-parametric method that, in an intuitive manner, approximates the association between independent variables and the continuous outcome by averaging the observations in the same neighbourhood.</w:t>
      </w:r>
    </w:p>
    <w:p w14:paraId="376F2DFB" w14:textId="77777777" w:rsidR="00FB69B1" w:rsidRDefault="00FB69B1">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p>
    <w:p w14:paraId="3F43CF80" w14:textId="77777777" w:rsidR="00FB69B1" w:rsidRDefault="00C71D99">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277C28C2" w14:textId="77777777" w:rsidR="00FB69B1" w:rsidRDefault="00C71D9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 on training data usi</w:t>
      </w:r>
      <w:r>
        <w:rPr>
          <w:rFonts w:ascii="Times New Roman" w:eastAsia="Times New Roman" w:hAnsi="Times New Roman" w:cs="Times New Roman"/>
          <w:sz w:val="24"/>
          <w:szCs w:val="24"/>
        </w:rPr>
        <w:t>ng Random Forest: 0.9802712811283774</w:t>
      </w:r>
    </w:p>
    <w:p w14:paraId="61346A59" w14:textId="77777777" w:rsidR="00FB69B1" w:rsidRDefault="00C71D9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 on testing data using Random Forest: 0.8668975068697298</w:t>
      </w:r>
    </w:p>
    <w:p w14:paraId="32E0CA4D" w14:textId="77777777" w:rsidR="00FB69B1" w:rsidRDefault="00C71D9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R2 RF:  0.8668975068697298</w:t>
      </w:r>
    </w:p>
    <w:p w14:paraId="74BDAA03" w14:textId="77777777" w:rsidR="00FB69B1" w:rsidRDefault="00C71D9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MSE:  16004521444.124107</w:t>
      </w:r>
    </w:p>
    <w:p w14:paraId="2B301E37" w14:textId="77777777" w:rsidR="00FB69B1" w:rsidRDefault="00C71D9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MAE: 71650.96774879408</w:t>
      </w:r>
    </w:p>
    <w:p w14:paraId="7003F7D3" w14:textId="77777777" w:rsidR="00FB69B1" w:rsidRDefault="00C71D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MAPE: 13.515210599042039</w:t>
      </w:r>
    </w:p>
    <w:p w14:paraId="63473D4E" w14:textId="77777777" w:rsidR="00FB69B1" w:rsidRDefault="00FB69B1">
      <w:pPr>
        <w:shd w:val="clear" w:color="auto" w:fill="FFFFFF"/>
        <w:spacing w:before="153" w:after="0" w:line="240" w:lineRule="auto"/>
        <w:jc w:val="both"/>
        <w:rPr>
          <w:rFonts w:ascii="Times New Roman" w:eastAsia="Times New Roman" w:hAnsi="Times New Roman" w:cs="Times New Roman"/>
          <w:b/>
          <w:color w:val="000000"/>
          <w:sz w:val="24"/>
          <w:szCs w:val="24"/>
        </w:rPr>
      </w:pPr>
    </w:p>
    <w:p w14:paraId="3F07C9A7" w14:textId="77777777" w:rsidR="00FB69B1" w:rsidRDefault="00C71D99">
      <w:pPr>
        <w:pStyle w:val="Heading3"/>
        <w:spacing w:before="186"/>
        <w:rPr>
          <w:rFonts w:ascii="inherit" w:eastAsia="inherit" w:hAnsi="inherit" w:cs="inherit"/>
          <w:b/>
          <w:color w:val="000000"/>
        </w:rPr>
      </w:pPr>
      <w:r>
        <w:rPr>
          <w:rFonts w:ascii="inherit" w:eastAsia="inherit" w:hAnsi="inherit" w:cs="inherit"/>
          <w:b/>
          <w:color w:val="000000"/>
        </w:rPr>
        <w:t>Support vector regressor:</w:t>
      </w:r>
    </w:p>
    <w:p w14:paraId="28CFF039" w14:textId="77777777" w:rsidR="00FB69B1" w:rsidRDefault="00C71D99">
      <w:pPr>
        <w:pStyle w:val="Heading3"/>
        <w:spacing w:before="186"/>
        <w:jc w:val="both"/>
        <w:rPr>
          <w:rFonts w:ascii="Times New Roman" w:eastAsia="Times New Roman" w:hAnsi="Times New Roman" w:cs="Times New Roman"/>
          <w:color w:val="000000"/>
        </w:rPr>
      </w:pPr>
      <w:r>
        <w:rPr>
          <w:rFonts w:ascii="Times New Roman" w:eastAsia="Times New Roman" w:hAnsi="Times New Roman" w:cs="Times New Roman"/>
          <w:color w:val="000000"/>
        </w:rPr>
        <w:t>Support vector regressor classifies the new point depending on whether it lies on the positive or negative side of the hyperplane depending on the classes to predict.</w:t>
      </w:r>
    </w:p>
    <w:p w14:paraId="4C3F8B68" w14:textId="77777777" w:rsidR="00FB69B1" w:rsidRDefault="00FB69B1">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p>
    <w:p w14:paraId="3CD3E04F" w14:textId="77777777" w:rsidR="00FB69B1" w:rsidRDefault="00C71D99">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27511423" w14:textId="77777777" w:rsidR="00FB69B1" w:rsidRDefault="00C71D9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 on training data using Support vector regressor: -0.06404950544757315</w:t>
      </w:r>
    </w:p>
    <w:p w14:paraId="6C7E4998" w14:textId="77777777" w:rsidR="00FB69B1" w:rsidRDefault="00C71D9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 on testing data using Support vector regressor: -0.060654196144387384</w:t>
      </w:r>
    </w:p>
    <w:p w14:paraId="43DA45FA" w14:textId="77777777" w:rsidR="00FB69B1" w:rsidRDefault="00C71D9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R2 SVM:  -0.060654196144387384</w:t>
      </w:r>
    </w:p>
    <w:p w14:paraId="27BB681B" w14:textId="77777777" w:rsidR="00FB69B1" w:rsidRDefault="00C71D9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MSE:  127535273215.19827</w:t>
      </w:r>
    </w:p>
    <w:p w14:paraId="5B9596F1" w14:textId="77777777" w:rsidR="00FB69B1" w:rsidRDefault="00C71D9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MAE: 218035.25094781036</w:t>
      </w:r>
    </w:p>
    <w:p w14:paraId="14CC922A" w14:textId="77777777" w:rsidR="00FB69B1" w:rsidRDefault="00C71D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MAPE: 42.38626825638349</w:t>
      </w:r>
    </w:p>
    <w:p w14:paraId="07101D58" w14:textId="77777777" w:rsidR="00FB69B1" w:rsidRDefault="00FB69B1">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18"/>
          <w:szCs w:val="18"/>
        </w:rPr>
      </w:pPr>
    </w:p>
    <w:p w14:paraId="10426268" w14:textId="77777777" w:rsidR="00FB69B1" w:rsidRDefault="00FB69B1">
      <w:pPr>
        <w:shd w:val="clear" w:color="auto" w:fill="FFFFFF"/>
        <w:spacing w:before="153" w:after="0" w:line="240" w:lineRule="auto"/>
        <w:jc w:val="both"/>
        <w:rPr>
          <w:rFonts w:ascii="Times New Roman" w:eastAsia="Times New Roman" w:hAnsi="Times New Roman" w:cs="Times New Roman"/>
          <w:b/>
          <w:color w:val="000000"/>
          <w:sz w:val="24"/>
          <w:szCs w:val="24"/>
        </w:rPr>
      </w:pPr>
    </w:p>
    <w:p w14:paraId="5DC5F46A" w14:textId="77777777" w:rsidR="00FB69B1" w:rsidRDefault="00C71D99">
      <w:pPr>
        <w:shd w:val="clear" w:color="auto" w:fill="FFFFFF"/>
        <w:spacing w:before="153"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Models Scores &amp; Errors have been tabulated below:</w:t>
      </w:r>
    </w:p>
    <w:p w14:paraId="0E3E6F09" w14:textId="77777777" w:rsidR="00FB69B1" w:rsidRDefault="00C71D99">
      <w:pPr>
        <w:shd w:val="clear" w:color="auto" w:fill="FFFFFF"/>
        <w:spacing w:before="153" w:after="0" w:line="240" w:lineRule="auto"/>
        <w:jc w:val="center"/>
        <w:rPr>
          <w:rFonts w:ascii="Times New Roman" w:eastAsia="Times New Roman" w:hAnsi="Times New Roman" w:cs="Times New Roman"/>
          <w:b/>
          <w:color w:val="000000"/>
          <w:sz w:val="24"/>
          <w:szCs w:val="24"/>
        </w:rPr>
      </w:pPr>
      <w:r>
        <w:rPr>
          <w:b/>
          <w:noProof/>
          <w:sz w:val="24"/>
          <w:szCs w:val="24"/>
        </w:rPr>
        <w:lastRenderedPageBreak/>
        <w:drawing>
          <wp:inline distT="114300" distB="114300" distL="114300" distR="114300" wp14:anchorId="06F23F2D" wp14:editId="166E6862">
            <wp:extent cx="5758994" cy="2903748"/>
            <wp:effectExtent l="0" t="0" r="0" b="0"/>
            <wp:docPr id="5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3"/>
                    <a:srcRect/>
                    <a:stretch>
                      <a:fillRect/>
                    </a:stretch>
                  </pic:blipFill>
                  <pic:spPr>
                    <a:xfrm>
                      <a:off x="0" y="0"/>
                      <a:ext cx="5758994" cy="2903748"/>
                    </a:xfrm>
                    <a:prstGeom prst="rect">
                      <a:avLst/>
                    </a:prstGeom>
                    <a:ln/>
                  </pic:spPr>
                </pic:pic>
              </a:graphicData>
            </a:graphic>
          </wp:inline>
        </w:drawing>
      </w:r>
    </w:p>
    <w:p w14:paraId="0C366EA9" w14:textId="77777777" w:rsidR="00FB69B1" w:rsidRDefault="00FB69B1">
      <w:pPr>
        <w:shd w:val="clear" w:color="auto" w:fill="FFFFFF"/>
        <w:spacing w:before="153" w:after="0" w:line="240" w:lineRule="auto"/>
        <w:jc w:val="center"/>
        <w:rPr>
          <w:rFonts w:ascii="Times New Roman" w:eastAsia="Times New Roman" w:hAnsi="Times New Roman" w:cs="Times New Roman"/>
          <w:b/>
          <w:color w:val="000000"/>
          <w:sz w:val="24"/>
          <w:szCs w:val="24"/>
        </w:rPr>
      </w:pPr>
    </w:p>
    <w:p w14:paraId="1F3FFA53" w14:textId="77777777" w:rsidR="00FB69B1" w:rsidRDefault="00C71D99">
      <w:pPr>
        <w:shd w:val="clear" w:color="auto" w:fill="FFFFFF"/>
        <w:spacing w:before="153"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Based on the above comparison, we can see that the base model, </w:t>
      </w:r>
      <w:r>
        <w:rPr>
          <w:rFonts w:ascii="Times New Roman" w:eastAsia="Times New Roman" w:hAnsi="Times New Roman" w:cs="Times New Roman"/>
          <w:sz w:val="24"/>
          <w:szCs w:val="24"/>
        </w:rPr>
        <w:t>ie. Linear regression has R</w:t>
      </w:r>
      <w:r>
        <w:rPr>
          <w:rFonts w:ascii="Times New Roman" w:eastAsia="Times New Roman" w:hAnsi="Times New Roman" w:cs="Times New Roman"/>
          <w:sz w:val="24"/>
          <w:szCs w:val="24"/>
          <w:vertAlign w:val="superscript"/>
        </w:rPr>
        <w:t xml:space="preserve">2 </w:t>
      </w:r>
      <w:r>
        <w:rPr>
          <w:rFonts w:ascii="Times New Roman" w:eastAsia="Times New Roman" w:hAnsi="Times New Roman" w:cs="Times New Roman"/>
          <w:sz w:val="24"/>
          <w:szCs w:val="24"/>
        </w:rPr>
        <w:t>score of 0.66, whereas other models, such as</w:t>
      </w:r>
      <w:r>
        <w:rPr>
          <w:rFonts w:ascii="Times New Roman" w:eastAsia="Times New Roman" w:hAnsi="Times New Roman" w:cs="Times New Roman"/>
          <w:color w:val="000000"/>
          <w:sz w:val="24"/>
          <w:szCs w:val="24"/>
        </w:rPr>
        <w:t xml:space="preserve"> Gradient Boosting &amp; Random Forest model, </w:t>
      </w:r>
      <w:r>
        <w:rPr>
          <w:rFonts w:ascii="Times New Roman" w:eastAsia="Times New Roman" w:hAnsi="Times New Roman" w:cs="Times New Roman"/>
          <w:sz w:val="24"/>
          <w:szCs w:val="24"/>
        </w:rPr>
        <w:t>outperform</w:t>
      </w:r>
      <w:r>
        <w:rPr>
          <w:rFonts w:ascii="Times New Roman" w:eastAsia="Times New Roman" w:hAnsi="Times New Roman" w:cs="Times New Roman"/>
          <w:color w:val="000000"/>
          <w:sz w:val="24"/>
          <w:szCs w:val="24"/>
        </w:rPr>
        <w:t xml:space="preserve">. </w:t>
      </w:r>
    </w:p>
    <w:p w14:paraId="74730D14" w14:textId="77777777" w:rsidR="00FB69B1" w:rsidRDefault="00C71D99">
      <w:pPr>
        <w:shd w:val="clear" w:color="auto" w:fill="FFFFFF"/>
        <w:spacing w:before="153"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 we will choose Random forest as the best Model with a maximum R</w:t>
      </w: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xml:space="preserve"> score of 0.86 and a low Mean absolute percentage error of 1</w:t>
      </w:r>
      <w:r>
        <w:rPr>
          <w:rFonts w:ascii="Times New Roman" w:eastAsia="Times New Roman" w:hAnsi="Times New Roman" w:cs="Times New Roman"/>
          <w:sz w:val="24"/>
          <w:szCs w:val="24"/>
        </w:rPr>
        <w:t>3.5</w:t>
      </w:r>
    </w:p>
    <w:p w14:paraId="7CC9AAAE" w14:textId="77777777" w:rsidR="00FB69B1" w:rsidRDefault="00FB69B1">
      <w:pPr>
        <w:shd w:val="clear" w:color="auto" w:fill="FFFFFF"/>
        <w:spacing w:before="153" w:after="0" w:line="240" w:lineRule="auto"/>
        <w:rPr>
          <w:rFonts w:ascii="Times New Roman" w:eastAsia="Times New Roman" w:hAnsi="Times New Roman" w:cs="Times New Roman"/>
          <w:b/>
          <w:color w:val="000000"/>
          <w:sz w:val="24"/>
          <w:szCs w:val="24"/>
        </w:rPr>
      </w:pPr>
    </w:p>
    <w:p w14:paraId="5FA5BD23" w14:textId="77777777" w:rsidR="00FB69B1" w:rsidRDefault="00C71D99">
      <w:pPr>
        <w:shd w:val="clear" w:color="auto" w:fill="FFFFFF"/>
        <w:spacing w:before="153" w:after="0" w:line="240" w:lineRule="auto"/>
        <w:rPr>
          <w:rFonts w:ascii="Times New Roman" w:eastAsia="Times New Roman" w:hAnsi="Times New Roman" w:cs="Times New Roman"/>
          <w:b/>
          <w:color w:val="000000"/>
          <w:sz w:val="33"/>
          <w:szCs w:val="33"/>
        </w:rPr>
      </w:pPr>
      <w:r>
        <w:rPr>
          <w:rFonts w:ascii="Times New Roman" w:eastAsia="Times New Roman" w:hAnsi="Times New Roman" w:cs="Times New Roman"/>
          <w:b/>
          <w:color w:val="000000"/>
          <w:sz w:val="33"/>
          <w:szCs w:val="33"/>
        </w:rPr>
        <w:t>3.6 Hyperparameter Tuning &amp; Final Model Selection:</w:t>
      </w:r>
    </w:p>
    <w:p w14:paraId="7455BF27" w14:textId="77777777" w:rsidR="00FB69B1" w:rsidRDefault="00C71D99">
      <w:pPr>
        <w:shd w:val="clear" w:color="auto" w:fill="FFFFFF"/>
        <w:spacing w:before="153"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Machine learning models have hyperparameters that can be set to customize the models and improve their performance. The result of a hyperparameter tuning is a single set of well-performing hyperparameters </w:t>
      </w:r>
      <w:r>
        <w:rPr>
          <w:rFonts w:ascii="Times New Roman" w:eastAsia="Times New Roman" w:hAnsi="Times New Roman" w:cs="Times New Roman"/>
          <w:sz w:val="24"/>
          <w:szCs w:val="24"/>
        </w:rPr>
        <w:t>that can be used to configure the model, thus increasing its overall performance. Hyperparameter tuning is required to get the most out of machine learning models.</w:t>
      </w:r>
    </w:p>
    <w:p w14:paraId="18933A66" w14:textId="77777777" w:rsidR="00FB69B1" w:rsidRDefault="00C71D99">
      <w:pPr>
        <w:shd w:val="clear" w:color="auto" w:fill="FFFFFF"/>
        <w:spacing w:before="153"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Grid Search for Regression- Hyperparameter</w:t>
      </w:r>
      <w:r>
        <w:rPr>
          <w:rFonts w:ascii="Times New Roman" w:eastAsia="Times New Roman" w:hAnsi="Times New Roman" w:cs="Times New Roman"/>
          <w:sz w:val="24"/>
          <w:szCs w:val="24"/>
        </w:rPr>
        <w:t xml:space="preserve"> was used, which affected the overall model accura</w:t>
      </w:r>
      <w:r>
        <w:rPr>
          <w:rFonts w:ascii="Times New Roman" w:eastAsia="Times New Roman" w:hAnsi="Times New Roman" w:cs="Times New Roman"/>
          <w:sz w:val="24"/>
          <w:szCs w:val="24"/>
        </w:rPr>
        <w:t>cy.</w:t>
      </w:r>
    </w:p>
    <w:p w14:paraId="63341F03" w14:textId="77777777" w:rsidR="00FB69B1" w:rsidRDefault="00FB69B1">
      <w:pPr>
        <w:shd w:val="clear" w:color="auto" w:fill="FFFFFF"/>
        <w:spacing w:before="153" w:after="0" w:line="240" w:lineRule="auto"/>
        <w:rPr>
          <w:rFonts w:ascii="Times New Roman" w:eastAsia="Times New Roman" w:hAnsi="Times New Roman" w:cs="Times New Roman"/>
          <w:b/>
          <w:color w:val="000000"/>
          <w:sz w:val="24"/>
          <w:szCs w:val="24"/>
        </w:rPr>
      </w:pPr>
    </w:p>
    <w:p w14:paraId="6196ACA0" w14:textId="38EA1A2C" w:rsidR="00FB69B1" w:rsidRDefault="008C53BC">
      <w:pPr>
        <w:shd w:val="clear" w:color="auto" w:fill="FFFFFF"/>
        <w:spacing w:before="153" w:after="0" w:line="240" w:lineRule="auto"/>
        <w:rPr>
          <w:rFonts w:ascii="Times New Roman" w:eastAsia="Times New Roman" w:hAnsi="Times New Roman" w:cs="Times New Roman"/>
          <w:b/>
          <w:color w:val="000000"/>
          <w:sz w:val="24"/>
          <w:szCs w:val="24"/>
        </w:rPr>
      </w:pPr>
      <w:r>
        <w:rPr>
          <w:noProof/>
        </w:rPr>
        <w:drawing>
          <wp:inline distT="0" distB="0" distL="0" distR="0" wp14:anchorId="07FADD02" wp14:editId="0CAD69CD">
            <wp:extent cx="5731510" cy="17348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734820"/>
                    </a:xfrm>
                    <a:prstGeom prst="rect">
                      <a:avLst/>
                    </a:prstGeom>
                  </pic:spPr>
                </pic:pic>
              </a:graphicData>
            </a:graphic>
          </wp:inline>
        </w:drawing>
      </w:r>
    </w:p>
    <w:p w14:paraId="6C695D99" w14:textId="77777777" w:rsidR="00FB69B1" w:rsidRDefault="00FB69B1">
      <w:pPr>
        <w:widowControl w:val="0"/>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sz w:val="24"/>
          <w:szCs w:val="24"/>
        </w:rPr>
      </w:pPr>
    </w:p>
    <w:p w14:paraId="25E5E5AD" w14:textId="527411CB" w:rsidR="00FB69B1" w:rsidRDefault="008C53BC">
      <w:pPr>
        <w:shd w:val="clear" w:color="auto" w:fill="FFFFFF"/>
        <w:spacing w:before="153" w:after="0" w:line="240" w:lineRule="auto"/>
        <w:rPr>
          <w:rFonts w:ascii="Times New Roman" w:eastAsia="Times New Roman" w:hAnsi="Times New Roman" w:cs="Times New Roman"/>
          <w:b/>
          <w:color w:val="000000"/>
          <w:sz w:val="24"/>
          <w:szCs w:val="24"/>
        </w:rPr>
      </w:pPr>
      <w:r>
        <w:rPr>
          <w:noProof/>
        </w:rPr>
        <w:lastRenderedPageBreak/>
        <w:drawing>
          <wp:inline distT="0" distB="0" distL="0" distR="0" wp14:anchorId="6BBED1F6" wp14:editId="4FC84E63">
            <wp:extent cx="5731510" cy="9664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966470"/>
                    </a:xfrm>
                    <a:prstGeom prst="rect">
                      <a:avLst/>
                    </a:prstGeom>
                  </pic:spPr>
                </pic:pic>
              </a:graphicData>
            </a:graphic>
          </wp:inline>
        </w:drawing>
      </w:r>
    </w:p>
    <w:p w14:paraId="49DB6CD1" w14:textId="65B90BA5" w:rsidR="008C53BC" w:rsidRDefault="008C53BC">
      <w:pPr>
        <w:shd w:val="clear" w:color="auto" w:fill="FFFFFF"/>
        <w:spacing w:before="153" w:after="0" w:line="240" w:lineRule="auto"/>
        <w:rPr>
          <w:rFonts w:ascii="Times New Roman" w:eastAsia="Times New Roman" w:hAnsi="Times New Roman" w:cs="Times New Roman"/>
          <w:b/>
          <w:color w:val="000000"/>
          <w:sz w:val="24"/>
          <w:szCs w:val="24"/>
        </w:rPr>
      </w:pPr>
      <w:r>
        <w:rPr>
          <w:noProof/>
        </w:rPr>
        <w:drawing>
          <wp:inline distT="0" distB="0" distL="0" distR="0" wp14:anchorId="64772A16" wp14:editId="16F8E6C0">
            <wp:extent cx="5731510" cy="19958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995805"/>
                    </a:xfrm>
                    <a:prstGeom prst="rect">
                      <a:avLst/>
                    </a:prstGeom>
                  </pic:spPr>
                </pic:pic>
              </a:graphicData>
            </a:graphic>
          </wp:inline>
        </w:drawing>
      </w:r>
    </w:p>
    <w:p w14:paraId="0700A61E" w14:textId="3DF3A92E" w:rsidR="008C53BC" w:rsidRDefault="008C53BC">
      <w:pPr>
        <w:shd w:val="clear" w:color="auto" w:fill="FFFFFF"/>
        <w:spacing w:before="153" w:after="0" w:line="240" w:lineRule="auto"/>
        <w:rPr>
          <w:rFonts w:ascii="Times New Roman" w:eastAsia="Times New Roman" w:hAnsi="Times New Roman" w:cs="Times New Roman"/>
          <w:b/>
          <w:color w:val="000000"/>
          <w:sz w:val="24"/>
          <w:szCs w:val="24"/>
        </w:rPr>
      </w:pPr>
    </w:p>
    <w:p w14:paraId="47AE2606" w14:textId="5A78C063" w:rsidR="008C53BC" w:rsidRDefault="004F448A">
      <w:pPr>
        <w:shd w:val="clear" w:color="auto" w:fill="FFFFFF"/>
        <w:spacing w:before="153" w:after="0" w:line="240" w:lineRule="auto"/>
        <w:rPr>
          <w:rFonts w:ascii="Times New Roman" w:eastAsia="Times New Roman" w:hAnsi="Times New Roman" w:cs="Times New Roman"/>
          <w:b/>
          <w:color w:val="000000"/>
          <w:sz w:val="24"/>
          <w:szCs w:val="24"/>
        </w:rPr>
      </w:pPr>
      <w:r>
        <w:rPr>
          <w:noProof/>
        </w:rPr>
        <w:drawing>
          <wp:inline distT="0" distB="0" distL="0" distR="0" wp14:anchorId="7AF06658" wp14:editId="68748E02">
            <wp:extent cx="5731510" cy="9671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967105"/>
                    </a:xfrm>
                    <a:prstGeom prst="rect">
                      <a:avLst/>
                    </a:prstGeom>
                  </pic:spPr>
                </pic:pic>
              </a:graphicData>
            </a:graphic>
          </wp:inline>
        </w:drawing>
      </w:r>
    </w:p>
    <w:p w14:paraId="657971C0" w14:textId="48337EA1" w:rsidR="004F448A" w:rsidRDefault="004F448A">
      <w:pPr>
        <w:shd w:val="clear" w:color="auto" w:fill="FFFFFF"/>
        <w:spacing w:before="153"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w:t>
      </w:r>
      <w:r w:rsidRPr="004F448A">
        <w:rPr>
          <w:rFonts w:ascii="Times New Roman" w:eastAsia="Times New Roman" w:hAnsi="Times New Roman" w:cs="Times New Roman"/>
          <w:b/>
          <w:color w:val="000000"/>
          <w:sz w:val="24"/>
          <w:szCs w:val="24"/>
        </w:rPr>
        <w:t>eature importance from pipleline</w:t>
      </w:r>
    </w:p>
    <w:p w14:paraId="7A8DCC46" w14:textId="10672DBC" w:rsidR="004F448A" w:rsidRDefault="004F448A">
      <w:pPr>
        <w:shd w:val="clear" w:color="auto" w:fill="FFFFFF"/>
        <w:spacing w:before="153" w:after="0" w:line="240" w:lineRule="auto"/>
        <w:rPr>
          <w:rFonts w:ascii="Times New Roman" w:eastAsia="Times New Roman" w:hAnsi="Times New Roman" w:cs="Times New Roman"/>
          <w:b/>
          <w:color w:val="000000"/>
          <w:sz w:val="24"/>
          <w:szCs w:val="24"/>
        </w:rPr>
      </w:pPr>
      <w:r>
        <w:rPr>
          <w:noProof/>
        </w:rPr>
        <w:drawing>
          <wp:inline distT="0" distB="0" distL="0" distR="0" wp14:anchorId="615250AC" wp14:editId="20B4E4EE">
            <wp:extent cx="5731510" cy="10553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055370"/>
                    </a:xfrm>
                    <a:prstGeom prst="rect">
                      <a:avLst/>
                    </a:prstGeom>
                  </pic:spPr>
                </pic:pic>
              </a:graphicData>
            </a:graphic>
          </wp:inline>
        </w:drawing>
      </w:r>
    </w:p>
    <w:p w14:paraId="7FA8D5F7" w14:textId="77777777" w:rsidR="00FB69B1" w:rsidRDefault="00C71D99">
      <w:pPr>
        <w:widowControl w:val="0"/>
        <w:shd w:val="clear" w:color="auto" w:fill="FFFFFF"/>
        <w:spacing w:after="0" w:line="240" w:lineRule="auto"/>
        <w:jc w:val="both"/>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K-Fold cross-validation for Random forest</w:t>
      </w:r>
    </w:p>
    <w:p w14:paraId="0B2566CF" w14:textId="41A8A42A" w:rsidR="00FB69B1" w:rsidRDefault="00AA010E">
      <w:pPr>
        <w:widowControl w:val="0"/>
        <w:shd w:val="clear" w:color="auto" w:fill="FFFFFF"/>
        <w:spacing w:after="0" w:line="240" w:lineRule="auto"/>
        <w:jc w:val="both"/>
        <w:rPr>
          <w:b/>
          <w:i/>
          <w:sz w:val="24"/>
          <w:szCs w:val="24"/>
        </w:rPr>
      </w:pPr>
      <w:r>
        <w:rPr>
          <w:noProof/>
        </w:rPr>
        <w:drawing>
          <wp:inline distT="0" distB="0" distL="0" distR="0" wp14:anchorId="7DAEA623" wp14:editId="61635C20">
            <wp:extent cx="5731510" cy="12782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278255"/>
                    </a:xfrm>
                    <a:prstGeom prst="rect">
                      <a:avLst/>
                    </a:prstGeom>
                  </pic:spPr>
                </pic:pic>
              </a:graphicData>
            </a:graphic>
          </wp:inline>
        </w:drawing>
      </w:r>
    </w:p>
    <w:p w14:paraId="34E5D344" w14:textId="56BF4A10" w:rsidR="00FB69B1" w:rsidRDefault="00FB69B1">
      <w:pPr>
        <w:widowControl w:val="0"/>
        <w:shd w:val="clear" w:color="auto" w:fill="FFFFFF"/>
        <w:spacing w:after="0" w:line="240" w:lineRule="auto"/>
        <w:jc w:val="both"/>
        <w:rPr>
          <w:b/>
          <w:i/>
          <w:sz w:val="24"/>
          <w:szCs w:val="24"/>
        </w:rPr>
      </w:pPr>
    </w:p>
    <w:p w14:paraId="6FE696CA" w14:textId="77777777" w:rsidR="00FB69B1" w:rsidRDefault="00FB69B1">
      <w:pPr>
        <w:widowControl w:val="0"/>
        <w:shd w:val="clear" w:color="auto" w:fill="FFFFFF"/>
        <w:spacing w:after="0" w:line="240" w:lineRule="auto"/>
        <w:jc w:val="both"/>
        <w:rPr>
          <w:b/>
          <w:i/>
          <w:sz w:val="24"/>
          <w:szCs w:val="24"/>
        </w:rPr>
      </w:pPr>
    </w:p>
    <w:p w14:paraId="008B52E1" w14:textId="77777777" w:rsidR="00FB69B1" w:rsidRDefault="00FB69B1">
      <w:pPr>
        <w:widowControl w:val="0"/>
        <w:shd w:val="clear" w:color="auto" w:fill="FFFFFF"/>
        <w:spacing w:after="0" w:line="240" w:lineRule="auto"/>
        <w:jc w:val="both"/>
        <w:rPr>
          <w:i/>
          <w:sz w:val="21"/>
          <w:szCs w:val="21"/>
        </w:rPr>
      </w:pPr>
    </w:p>
    <w:p w14:paraId="52C1D32F" w14:textId="4C7A0E82" w:rsidR="00FB69B1" w:rsidRDefault="00AA010E">
      <w:pPr>
        <w:widowControl w:val="0"/>
        <w:shd w:val="clear" w:color="auto" w:fill="FFFFFF"/>
        <w:spacing w:after="0" w:line="240" w:lineRule="auto"/>
        <w:jc w:val="both"/>
        <w:rPr>
          <w:b/>
          <w:i/>
          <w:sz w:val="24"/>
          <w:szCs w:val="24"/>
        </w:rPr>
      </w:pPr>
      <w:r>
        <w:rPr>
          <w:noProof/>
        </w:rPr>
        <w:drawing>
          <wp:inline distT="0" distB="0" distL="0" distR="0" wp14:anchorId="018B7FC0" wp14:editId="703E668E">
            <wp:extent cx="5731510" cy="6159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615950"/>
                    </a:xfrm>
                    <a:prstGeom prst="rect">
                      <a:avLst/>
                    </a:prstGeom>
                  </pic:spPr>
                </pic:pic>
              </a:graphicData>
            </a:graphic>
          </wp:inline>
        </w:drawing>
      </w:r>
    </w:p>
    <w:p w14:paraId="70CF8ADD" w14:textId="77777777" w:rsidR="00FB69B1" w:rsidRDefault="00FB69B1">
      <w:pPr>
        <w:widowControl w:val="0"/>
        <w:shd w:val="clear" w:color="auto" w:fill="FFFFFF"/>
        <w:spacing w:after="0" w:line="240" w:lineRule="auto"/>
        <w:jc w:val="both"/>
        <w:rPr>
          <w:color w:val="333333"/>
          <w:sz w:val="21"/>
          <w:szCs w:val="21"/>
        </w:rPr>
      </w:pPr>
    </w:p>
    <w:p w14:paraId="650F237D" w14:textId="2A3DAA6E" w:rsidR="00FB69B1" w:rsidRDefault="005C2E47">
      <w:pPr>
        <w:widowControl w:val="0"/>
        <w:shd w:val="clear" w:color="auto" w:fill="FFFFFF"/>
        <w:spacing w:after="0" w:line="240" w:lineRule="auto"/>
        <w:jc w:val="both"/>
        <w:rPr>
          <w:i/>
          <w:color w:val="408080"/>
          <w:sz w:val="21"/>
          <w:szCs w:val="21"/>
        </w:rPr>
      </w:pPr>
      <w:r>
        <w:rPr>
          <w:noProof/>
        </w:rPr>
        <w:lastRenderedPageBreak/>
        <w:drawing>
          <wp:inline distT="0" distB="0" distL="0" distR="0" wp14:anchorId="1AC00538" wp14:editId="53950537">
            <wp:extent cx="5238750" cy="866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38750" cy="866775"/>
                    </a:xfrm>
                    <a:prstGeom prst="rect">
                      <a:avLst/>
                    </a:prstGeom>
                  </pic:spPr>
                </pic:pic>
              </a:graphicData>
            </a:graphic>
          </wp:inline>
        </w:drawing>
      </w:r>
    </w:p>
    <w:p w14:paraId="10D15F22" w14:textId="77777777" w:rsidR="00FB69B1" w:rsidRDefault="00FB69B1">
      <w:pPr>
        <w:widowControl w:val="0"/>
        <w:shd w:val="clear" w:color="auto" w:fill="FFFFFF"/>
        <w:spacing w:after="0" w:line="240" w:lineRule="auto"/>
        <w:jc w:val="both"/>
        <w:rPr>
          <w:sz w:val="21"/>
          <w:szCs w:val="21"/>
        </w:rPr>
      </w:pPr>
    </w:p>
    <w:p w14:paraId="4B3B6455" w14:textId="77777777" w:rsidR="00FB69B1" w:rsidRDefault="00C71D99">
      <w:pPr>
        <w:widowControl w:val="0"/>
        <w:shd w:val="clear" w:color="auto" w:fill="FFFFFF"/>
        <w:spacing w:after="0" w:line="240" w:lineRule="auto"/>
        <w:jc w:val="both"/>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Observations: the relationship between y_test and y_pred</w:t>
      </w:r>
    </w:p>
    <w:p w14:paraId="4084E792" w14:textId="77777777" w:rsidR="00FB69B1" w:rsidRDefault="00FB69B1">
      <w:pPr>
        <w:shd w:val="clear" w:color="auto" w:fill="FFFFFF"/>
        <w:spacing w:before="153" w:after="0" w:line="240" w:lineRule="auto"/>
        <w:rPr>
          <w:b/>
          <w:sz w:val="33"/>
          <w:szCs w:val="33"/>
        </w:rPr>
      </w:pPr>
    </w:p>
    <w:p w14:paraId="45B4ABF2" w14:textId="77777777" w:rsidR="00FB69B1" w:rsidRDefault="00C71D99">
      <w:pPr>
        <w:shd w:val="clear" w:color="auto" w:fill="FFFFFF"/>
        <w:spacing w:before="153" w:after="0" w:line="240" w:lineRule="auto"/>
        <w:jc w:val="center"/>
        <w:rPr>
          <w:sz w:val="24"/>
          <w:szCs w:val="24"/>
        </w:rPr>
      </w:pPr>
      <w:r>
        <w:rPr>
          <w:noProof/>
          <w:sz w:val="24"/>
          <w:szCs w:val="24"/>
        </w:rPr>
        <w:drawing>
          <wp:inline distT="114300" distB="114300" distL="114300" distR="114300" wp14:anchorId="78A58CA4" wp14:editId="02116E5C">
            <wp:extent cx="4043741" cy="2821021"/>
            <wp:effectExtent l="0" t="0" r="0" b="0"/>
            <wp:docPr id="4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2"/>
                    <a:srcRect/>
                    <a:stretch>
                      <a:fillRect/>
                    </a:stretch>
                  </pic:blipFill>
                  <pic:spPr>
                    <a:xfrm>
                      <a:off x="0" y="0"/>
                      <a:ext cx="4043741" cy="2821021"/>
                    </a:xfrm>
                    <a:prstGeom prst="rect">
                      <a:avLst/>
                    </a:prstGeom>
                    <a:ln/>
                  </pic:spPr>
                </pic:pic>
              </a:graphicData>
            </a:graphic>
          </wp:inline>
        </w:drawing>
      </w:r>
    </w:p>
    <w:p w14:paraId="3F354FEF" w14:textId="012F0FB6" w:rsidR="00FB69B1" w:rsidRDefault="00C71D99">
      <w:pPr>
        <w:jc w:val="center"/>
        <w:rPr>
          <w:color w:val="000000"/>
        </w:rPr>
      </w:pPr>
      <w:r>
        <w:rPr>
          <w:color w:val="000000"/>
        </w:rPr>
        <w:t>Figure 3.1: House value test versus prediction scatter plot.</w:t>
      </w:r>
    </w:p>
    <w:p w14:paraId="057A7703" w14:textId="463462EA" w:rsidR="005A29FD" w:rsidRDefault="005A29FD">
      <w:pPr>
        <w:jc w:val="center"/>
        <w:rPr>
          <w:color w:val="000000"/>
        </w:rPr>
      </w:pPr>
    </w:p>
    <w:p w14:paraId="2BA20CA4" w14:textId="3072D82F" w:rsidR="005A29FD" w:rsidRDefault="005A29FD">
      <w:pPr>
        <w:jc w:val="center"/>
        <w:rPr>
          <w:color w:val="000000"/>
        </w:rPr>
      </w:pPr>
    </w:p>
    <w:p w14:paraId="7B4868AD" w14:textId="3855025D" w:rsidR="00FB69B1" w:rsidRPr="005A29FD" w:rsidRDefault="00C71D99">
      <w:pPr>
        <w:numPr>
          <w:ilvl w:val="0"/>
          <w:numId w:val="9"/>
        </w:numPr>
        <w:shd w:val="clear" w:color="auto" w:fill="FFFFFF"/>
        <w:spacing w:before="220" w:after="0" w:line="240" w:lineRule="auto"/>
        <w:jc w:val="both"/>
        <w:rPr>
          <w:rFonts w:ascii="Helvetica Neue" w:hAnsi="Helvetica Neue"/>
          <w:color w:val="000000"/>
          <w:sz w:val="21"/>
          <w:szCs w:val="21"/>
          <w:shd w:val="clear" w:color="auto" w:fill="FFFFFF"/>
        </w:rPr>
      </w:pPr>
      <w:r w:rsidRPr="005A29FD">
        <w:rPr>
          <w:rFonts w:ascii="Helvetica Neue" w:hAnsi="Helvetica Neue"/>
          <w:color w:val="000000"/>
          <w:sz w:val="21"/>
          <w:szCs w:val="21"/>
          <w:shd w:val="clear" w:color="auto" w:fill="FFFFFF"/>
        </w:rPr>
        <w:t>After analyzing variables in EDA, Price (Target Variable) have a linear relationship with living_measure, living_measure15 and ceil_measure</w:t>
      </w:r>
    </w:p>
    <w:p w14:paraId="304869B3" w14:textId="77777777" w:rsidR="005A29FD" w:rsidRDefault="005A29FD">
      <w:pPr>
        <w:numPr>
          <w:ilvl w:val="0"/>
          <w:numId w:val="9"/>
        </w:numPr>
        <w:shd w:val="clear" w:color="auto" w:fill="FFFFFF"/>
        <w:spacing w:before="220" w:after="0" w:line="240" w:lineRule="auto"/>
        <w:jc w:val="both"/>
        <w:rPr>
          <w:rFonts w:ascii="Times New Roman" w:eastAsia="Times New Roman" w:hAnsi="Times New Roman" w:cs="Times New Roman"/>
        </w:rPr>
      </w:pPr>
    </w:p>
    <w:p w14:paraId="52FC6900" w14:textId="77777777" w:rsidR="005A29FD" w:rsidRPr="005A29FD" w:rsidRDefault="005A29FD">
      <w:pPr>
        <w:numPr>
          <w:ilvl w:val="0"/>
          <w:numId w:val="9"/>
        </w:numPr>
        <w:shd w:val="clear" w:color="auto" w:fill="FFFFFF"/>
        <w:spacing w:after="140" w:line="240" w:lineRule="auto"/>
        <w:jc w:val="both"/>
        <w:rPr>
          <w:rFonts w:ascii="Times New Roman" w:eastAsia="Times New Roman" w:hAnsi="Times New Roman" w:cs="Times New Roman"/>
        </w:rPr>
      </w:pPr>
      <w:r>
        <w:rPr>
          <w:rFonts w:ascii="Helvetica Neue" w:hAnsi="Helvetica Neue"/>
          <w:color w:val="000000"/>
          <w:sz w:val="21"/>
          <w:szCs w:val="21"/>
          <w:shd w:val="clear" w:color="auto" w:fill="FFFFFF"/>
        </w:rPr>
        <w:t>We are able to get almost horizontal line can be an indication of linear relationship ,thus taking Random forest regression algorithm linear regression seems to be the best option.</w:t>
      </w:r>
    </w:p>
    <w:p w14:paraId="1AFA419F" w14:textId="533FEB0D" w:rsidR="00FB69B1" w:rsidRDefault="00C71D99">
      <w:pPr>
        <w:numPr>
          <w:ilvl w:val="0"/>
          <w:numId w:val="9"/>
        </w:numPr>
        <w:shd w:val="clear" w:color="auto" w:fill="FFFFFF"/>
        <w:spacing w:after="140" w:line="240" w:lineRule="auto"/>
        <w:jc w:val="both"/>
        <w:rPr>
          <w:rFonts w:ascii="Helvetica Neue" w:hAnsi="Helvetica Neue"/>
          <w:color w:val="000000"/>
          <w:sz w:val="21"/>
          <w:szCs w:val="21"/>
          <w:shd w:val="clear" w:color="auto" w:fill="FFFFFF"/>
        </w:rPr>
      </w:pPr>
      <w:r w:rsidRPr="005A29FD">
        <w:rPr>
          <w:rFonts w:ascii="Helvetica Neue" w:hAnsi="Helvetica Neue"/>
          <w:color w:val="000000"/>
          <w:sz w:val="21"/>
          <w:szCs w:val="21"/>
          <w:shd w:val="clear" w:color="auto" w:fill="FFFFFF"/>
        </w:rPr>
        <w:t>Hyperparameter Tuning improves the accuracy of the model.</w:t>
      </w:r>
    </w:p>
    <w:p w14:paraId="56292E1C" w14:textId="04DAC097" w:rsidR="003A0446" w:rsidRDefault="003A0446" w:rsidP="003A0446">
      <w:pPr>
        <w:shd w:val="clear" w:color="auto" w:fill="FFFFFF"/>
        <w:spacing w:after="140" w:line="240" w:lineRule="auto"/>
        <w:ind w:left="720"/>
        <w:jc w:val="both"/>
        <w:rPr>
          <w:rFonts w:ascii="Helvetica Neue" w:hAnsi="Helvetica Neue"/>
          <w:color w:val="000000"/>
          <w:sz w:val="21"/>
          <w:szCs w:val="21"/>
          <w:shd w:val="clear" w:color="auto" w:fill="FFFFFF"/>
        </w:rPr>
      </w:pPr>
    </w:p>
    <w:p w14:paraId="571B2138" w14:textId="2841A4E2" w:rsidR="003A0446" w:rsidRPr="003A0446" w:rsidRDefault="006A3DD6" w:rsidP="006A3DD6">
      <w:pPr>
        <w:shd w:val="clear" w:color="auto" w:fill="FFFFFF"/>
        <w:spacing w:after="140" w:line="240" w:lineRule="auto"/>
        <w:jc w:val="both"/>
        <w:rPr>
          <w:rFonts w:ascii="Times New Roman" w:eastAsia="Times New Roman" w:hAnsi="Times New Roman" w:cs="Times New Roman"/>
          <w:b/>
          <w:color w:val="000000"/>
          <w:sz w:val="33"/>
          <w:szCs w:val="33"/>
        </w:rPr>
      </w:pPr>
      <w:r>
        <w:rPr>
          <w:rFonts w:ascii="Times New Roman" w:eastAsia="Times New Roman" w:hAnsi="Times New Roman" w:cs="Times New Roman"/>
          <w:b/>
          <w:color w:val="000000"/>
          <w:sz w:val="33"/>
          <w:szCs w:val="33"/>
        </w:rPr>
        <w:t xml:space="preserve">3.7 </w:t>
      </w:r>
      <w:r w:rsidR="003A0446" w:rsidRPr="003A0446">
        <w:rPr>
          <w:rFonts w:ascii="Times New Roman" w:eastAsia="Times New Roman" w:hAnsi="Times New Roman" w:cs="Times New Roman"/>
          <w:b/>
          <w:color w:val="000000"/>
          <w:sz w:val="33"/>
          <w:szCs w:val="33"/>
        </w:rPr>
        <w:t>Feature Importance</w:t>
      </w:r>
    </w:p>
    <w:p w14:paraId="23D469CF" w14:textId="543A3C93" w:rsidR="003A0446" w:rsidRDefault="003A0446" w:rsidP="003A0446">
      <w:pPr>
        <w:shd w:val="clear" w:color="auto" w:fill="FFFFFF"/>
        <w:spacing w:after="140" w:line="240" w:lineRule="auto"/>
        <w:ind w:left="720"/>
        <w:jc w:val="both"/>
        <w:rPr>
          <w:rFonts w:ascii="Helvetica Neue" w:hAnsi="Helvetica Neue"/>
          <w:color w:val="000000"/>
          <w:sz w:val="21"/>
          <w:szCs w:val="21"/>
          <w:shd w:val="clear" w:color="auto" w:fill="FFFFFF"/>
        </w:rPr>
      </w:pPr>
      <w:r>
        <w:rPr>
          <w:noProof/>
        </w:rPr>
        <w:lastRenderedPageBreak/>
        <w:drawing>
          <wp:inline distT="0" distB="0" distL="0" distR="0" wp14:anchorId="5932B4E2" wp14:editId="0202E30F">
            <wp:extent cx="5731510" cy="19189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918970"/>
                    </a:xfrm>
                    <a:prstGeom prst="rect">
                      <a:avLst/>
                    </a:prstGeom>
                  </pic:spPr>
                </pic:pic>
              </a:graphicData>
            </a:graphic>
          </wp:inline>
        </w:drawing>
      </w:r>
    </w:p>
    <w:p w14:paraId="5E8F9211" w14:textId="21D5E3E9" w:rsidR="003A0446" w:rsidRDefault="003A0446" w:rsidP="003A0446">
      <w:pPr>
        <w:shd w:val="clear" w:color="auto" w:fill="FFFFFF"/>
        <w:spacing w:after="140" w:line="240" w:lineRule="auto"/>
        <w:ind w:left="720"/>
        <w:jc w:val="both"/>
        <w:rPr>
          <w:rFonts w:ascii="Helvetica Neue" w:hAnsi="Helvetica Neue"/>
          <w:color w:val="000000"/>
          <w:sz w:val="21"/>
          <w:szCs w:val="21"/>
          <w:shd w:val="clear" w:color="auto" w:fill="FFFFFF"/>
        </w:rPr>
      </w:pPr>
      <w:r>
        <w:rPr>
          <w:noProof/>
        </w:rPr>
        <w:drawing>
          <wp:inline distT="0" distB="0" distL="0" distR="0" wp14:anchorId="443127DD" wp14:editId="2CD31A82">
            <wp:extent cx="5305425" cy="3238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05425" cy="3238500"/>
                    </a:xfrm>
                    <a:prstGeom prst="rect">
                      <a:avLst/>
                    </a:prstGeom>
                  </pic:spPr>
                </pic:pic>
              </a:graphicData>
            </a:graphic>
          </wp:inline>
        </w:drawing>
      </w:r>
    </w:p>
    <w:p w14:paraId="25951C64" w14:textId="730D9209" w:rsidR="003A0446" w:rsidRDefault="003A0446" w:rsidP="003A0446">
      <w:pPr>
        <w:shd w:val="clear" w:color="auto" w:fill="FFFFFF"/>
        <w:spacing w:after="140" w:line="240" w:lineRule="auto"/>
        <w:ind w:left="720"/>
        <w:jc w:val="both"/>
        <w:rPr>
          <w:rFonts w:ascii="Helvetica Neue" w:hAnsi="Helvetica Neue"/>
          <w:color w:val="000000"/>
          <w:sz w:val="21"/>
          <w:szCs w:val="21"/>
          <w:shd w:val="clear" w:color="auto" w:fill="FFFFFF"/>
        </w:rPr>
      </w:pPr>
      <w:r>
        <w:rPr>
          <w:noProof/>
        </w:rPr>
        <w:lastRenderedPageBreak/>
        <w:drawing>
          <wp:inline distT="0" distB="0" distL="0" distR="0" wp14:anchorId="2D56141E" wp14:editId="5A4E9073">
            <wp:extent cx="2933700" cy="6372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33700" cy="6372225"/>
                    </a:xfrm>
                    <a:prstGeom prst="rect">
                      <a:avLst/>
                    </a:prstGeom>
                  </pic:spPr>
                </pic:pic>
              </a:graphicData>
            </a:graphic>
          </wp:inline>
        </w:drawing>
      </w:r>
    </w:p>
    <w:p w14:paraId="6AA8577B" w14:textId="5638E8A5" w:rsidR="003A0446" w:rsidRDefault="003A0446" w:rsidP="003A0446">
      <w:pPr>
        <w:shd w:val="clear" w:color="auto" w:fill="FFFFFF"/>
        <w:spacing w:after="140" w:line="240" w:lineRule="auto"/>
        <w:ind w:left="720"/>
        <w:jc w:val="both"/>
        <w:rPr>
          <w:rFonts w:ascii="Helvetica Neue" w:hAnsi="Helvetica Neue"/>
          <w:color w:val="000000"/>
          <w:sz w:val="21"/>
          <w:szCs w:val="21"/>
          <w:shd w:val="clear" w:color="auto" w:fill="FFFFFF"/>
        </w:rPr>
      </w:pPr>
    </w:p>
    <w:p w14:paraId="6041EE5D" w14:textId="52E96829" w:rsidR="003A0446" w:rsidRPr="003A0446" w:rsidRDefault="003A0446" w:rsidP="003A0446">
      <w:pPr>
        <w:shd w:val="clear" w:color="auto" w:fill="FFFFFF"/>
        <w:spacing w:after="140" w:line="240" w:lineRule="auto"/>
        <w:ind w:left="720"/>
        <w:jc w:val="both"/>
        <w:rPr>
          <w:rFonts w:ascii="Times New Roman" w:eastAsia="Times New Roman" w:hAnsi="Times New Roman" w:cs="Times New Roman"/>
          <w:b/>
          <w:color w:val="000000"/>
          <w:sz w:val="33"/>
          <w:szCs w:val="33"/>
        </w:rPr>
      </w:pPr>
      <w:r>
        <w:rPr>
          <w:rFonts w:ascii="Times New Roman" w:eastAsia="Times New Roman" w:hAnsi="Times New Roman" w:cs="Times New Roman"/>
          <w:b/>
          <w:color w:val="000000"/>
          <w:sz w:val="33"/>
          <w:szCs w:val="33"/>
        </w:rPr>
        <w:t>3.</w:t>
      </w:r>
      <w:r w:rsidR="006A3DD6">
        <w:rPr>
          <w:rFonts w:ascii="Times New Roman" w:eastAsia="Times New Roman" w:hAnsi="Times New Roman" w:cs="Times New Roman"/>
          <w:b/>
          <w:color w:val="000000"/>
          <w:sz w:val="33"/>
          <w:szCs w:val="33"/>
        </w:rPr>
        <w:t>8</w:t>
      </w:r>
      <w:r>
        <w:rPr>
          <w:rFonts w:ascii="Times New Roman" w:eastAsia="Times New Roman" w:hAnsi="Times New Roman" w:cs="Times New Roman"/>
          <w:b/>
          <w:color w:val="000000"/>
          <w:sz w:val="33"/>
          <w:szCs w:val="33"/>
        </w:rPr>
        <w:t xml:space="preserve"> </w:t>
      </w:r>
      <w:r w:rsidRPr="003A0446">
        <w:rPr>
          <w:rFonts w:ascii="Times New Roman" w:eastAsia="Times New Roman" w:hAnsi="Times New Roman" w:cs="Times New Roman"/>
          <w:b/>
          <w:color w:val="000000"/>
          <w:sz w:val="33"/>
          <w:szCs w:val="33"/>
        </w:rPr>
        <w:t>Saving the model and Prediction</w:t>
      </w:r>
    </w:p>
    <w:p w14:paraId="233FED07" w14:textId="6674F21E" w:rsidR="003A0446" w:rsidRDefault="003A0446" w:rsidP="003A0446">
      <w:pPr>
        <w:shd w:val="clear" w:color="auto" w:fill="FFFFFF"/>
        <w:spacing w:after="140" w:line="240" w:lineRule="auto"/>
        <w:ind w:left="720"/>
        <w:jc w:val="both"/>
        <w:rPr>
          <w:rFonts w:ascii="Helvetica Neue" w:hAnsi="Helvetica Neue"/>
          <w:color w:val="000000"/>
          <w:sz w:val="21"/>
          <w:szCs w:val="21"/>
          <w:shd w:val="clear" w:color="auto" w:fill="FFFFFF"/>
        </w:rPr>
      </w:pPr>
    </w:p>
    <w:p w14:paraId="2F795B2A" w14:textId="06B985F3" w:rsidR="003A0446" w:rsidRPr="005A29FD" w:rsidRDefault="003A0446" w:rsidP="003A0446">
      <w:pPr>
        <w:shd w:val="clear" w:color="auto" w:fill="FFFFFF"/>
        <w:spacing w:after="140" w:line="240" w:lineRule="auto"/>
        <w:ind w:left="720"/>
        <w:jc w:val="both"/>
        <w:rPr>
          <w:rFonts w:ascii="Helvetica Neue" w:hAnsi="Helvetica Neue"/>
          <w:color w:val="000000"/>
          <w:sz w:val="21"/>
          <w:szCs w:val="21"/>
          <w:shd w:val="clear" w:color="auto" w:fill="FFFFFF"/>
        </w:rPr>
      </w:pPr>
      <w:r>
        <w:rPr>
          <w:noProof/>
        </w:rPr>
        <w:lastRenderedPageBreak/>
        <w:drawing>
          <wp:inline distT="0" distB="0" distL="0" distR="0" wp14:anchorId="1654695C" wp14:editId="2C7D9DF9">
            <wp:extent cx="5731510" cy="29229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922905"/>
                    </a:xfrm>
                    <a:prstGeom prst="rect">
                      <a:avLst/>
                    </a:prstGeom>
                  </pic:spPr>
                </pic:pic>
              </a:graphicData>
            </a:graphic>
          </wp:inline>
        </w:drawing>
      </w:r>
    </w:p>
    <w:p w14:paraId="0DB43ED7" w14:textId="77777777" w:rsidR="00FB69B1" w:rsidRDefault="00FB69B1">
      <w:pPr>
        <w:shd w:val="clear" w:color="auto" w:fill="FFFFFF"/>
        <w:spacing w:before="153" w:after="0" w:line="240" w:lineRule="auto"/>
        <w:rPr>
          <w:rFonts w:ascii="Times New Roman" w:eastAsia="Times New Roman" w:hAnsi="Times New Roman" w:cs="Times New Roman"/>
          <w:b/>
          <w:color w:val="000000"/>
          <w:sz w:val="24"/>
          <w:szCs w:val="24"/>
        </w:rPr>
      </w:pPr>
    </w:p>
    <w:p w14:paraId="56DB7BEC" w14:textId="467A6436" w:rsidR="00FB69B1" w:rsidRDefault="00C71D99">
      <w:pPr>
        <w:shd w:val="clear" w:color="auto" w:fill="FFFFFF"/>
        <w:spacing w:before="153" w:after="0" w:line="240" w:lineRule="auto"/>
        <w:rPr>
          <w:rFonts w:ascii="Times New Roman" w:eastAsia="Times New Roman" w:hAnsi="Times New Roman" w:cs="Times New Roman"/>
          <w:b/>
          <w:color w:val="000000"/>
          <w:sz w:val="33"/>
          <w:szCs w:val="33"/>
        </w:rPr>
      </w:pPr>
      <w:r>
        <w:rPr>
          <w:rFonts w:ascii="Times New Roman" w:eastAsia="Times New Roman" w:hAnsi="Times New Roman" w:cs="Times New Roman"/>
          <w:b/>
          <w:color w:val="000000"/>
          <w:sz w:val="33"/>
          <w:szCs w:val="33"/>
        </w:rPr>
        <w:t>3.</w:t>
      </w:r>
      <w:r w:rsidR="006A3DD6">
        <w:rPr>
          <w:rFonts w:ascii="Times New Roman" w:eastAsia="Times New Roman" w:hAnsi="Times New Roman" w:cs="Times New Roman"/>
          <w:b/>
          <w:color w:val="000000"/>
          <w:sz w:val="33"/>
          <w:szCs w:val="33"/>
        </w:rPr>
        <w:t>9</w:t>
      </w:r>
      <w:r>
        <w:rPr>
          <w:rFonts w:ascii="Times New Roman" w:eastAsia="Times New Roman" w:hAnsi="Times New Roman" w:cs="Times New Roman"/>
          <w:b/>
          <w:color w:val="000000"/>
          <w:sz w:val="33"/>
          <w:szCs w:val="33"/>
        </w:rPr>
        <w:t xml:space="preserve"> Implication &amp; Application of the Machine Learning Model </w:t>
      </w:r>
    </w:p>
    <w:p w14:paraId="3D2DE0F4" w14:textId="77777777" w:rsidR="00FB69B1" w:rsidRDefault="00C71D99">
      <w:pPr>
        <w:shd w:val="clear" w:color="auto" w:fill="FFFFFF"/>
        <w:spacing w:before="153"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most significant aspect of any machine learning model is the unbiased and a variety of </w:t>
      </w:r>
      <w:r>
        <w:rPr>
          <w:rFonts w:ascii="Times New Roman" w:eastAsia="Times New Roman" w:hAnsi="Times New Roman" w:cs="Times New Roman"/>
          <w:sz w:val="24"/>
          <w:szCs w:val="24"/>
        </w:rPr>
        <w:t>data-driven</w:t>
      </w:r>
      <w:r>
        <w:rPr>
          <w:rFonts w:ascii="Times New Roman" w:eastAsia="Times New Roman" w:hAnsi="Times New Roman" w:cs="Times New Roman"/>
          <w:color w:val="000000"/>
          <w:sz w:val="24"/>
          <w:szCs w:val="24"/>
        </w:rPr>
        <w:t xml:space="preserve"> approach that is repeatabl</w:t>
      </w:r>
      <w:r>
        <w:rPr>
          <w:rFonts w:ascii="Times New Roman" w:eastAsia="Times New Roman" w:hAnsi="Times New Roman" w:cs="Times New Roman"/>
          <w:color w:val="000000"/>
          <w:sz w:val="24"/>
          <w:szCs w:val="24"/>
        </w:rPr>
        <w:t>e. It can be used as a benchmark for buyers and sellers alike. Real estate agents can also get their groundwork done using such house valuation models.</w:t>
      </w:r>
    </w:p>
    <w:p w14:paraId="241BD0C7" w14:textId="77777777" w:rsidR="00FB69B1" w:rsidRDefault="00C71D99">
      <w:pPr>
        <w:shd w:val="clear" w:color="auto" w:fill="FFFFFF"/>
        <w:spacing w:before="153"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Parameter selection can be another important finding out of such models where the relation between the h</w:t>
      </w:r>
      <w:r>
        <w:rPr>
          <w:rFonts w:ascii="Times New Roman" w:eastAsia="Times New Roman" w:hAnsi="Times New Roman" w:cs="Times New Roman"/>
          <w:color w:val="000000"/>
          <w:sz w:val="24"/>
          <w:szCs w:val="24"/>
        </w:rPr>
        <w:t>ouse valuation versus independent variables can be adjudged. Such models can be widely used as methods for both market survey and appraisal phases so that the buyers can judiciously spend their time on selective properties.</w:t>
      </w:r>
    </w:p>
    <w:p w14:paraId="5A25177E" w14:textId="77777777" w:rsidR="00FB69B1" w:rsidRDefault="00FB69B1">
      <w:pPr>
        <w:shd w:val="clear" w:color="auto" w:fill="FFFFFF"/>
        <w:spacing w:before="153" w:after="0" w:line="240" w:lineRule="auto"/>
        <w:rPr>
          <w:rFonts w:ascii="Times New Roman" w:eastAsia="Times New Roman" w:hAnsi="Times New Roman" w:cs="Times New Roman"/>
          <w:b/>
          <w:color w:val="000000"/>
          <w:sz w:val="33"/>
          <w:szCs w:val="33"/>
        </w:rPr>
      </w:pPr>
    </w:p>
    <w:p w14:paraId="5C031543" w14:textId="3D52064A" w:rsidR="00FB69B1" w:rsidRDefault="006A3DD6">
      <w:pPr>
        <w:shd w:val="clear" w:color="auto" w:fill="FFFFFF"/>
        <w:spacing w:before="153" w:after="0" w:line="240" w:lineRule="auto"/>
        <w:rPr>
          <w:rFonts w:ascii="Times New Roman" w:eastAsia="Times New Roman" w:hAnsi="Times New Roman" w:cs="Times New Roman"/>
          <w:b/>
          <w:color w:val="000000"/>
          <w:sz w:val="33"/>
          <w:szCs w:val="33"/>
        </w:rPr>
      </w:pPr>
      <w:r>
        <w:rPr>
          <w:rFonts w:ascii="Times New Roman" w:eastAsia="Times New Roman" w:hAnsi="Times New Roman" w:cs="Times New Roman"/>
          <w:b/>
          <w:color w:val="000000"/>
          <w:sz w:val="33"/>
          <w:szCs w:val="33"/>
        </w:rPr>
        <w:t>4.0</w:t>
      </w:r>
      <w:r w:rsidR="00C71D99">
        <w:rPr>
          <w:rFonts w:ascii="Times New Roman" w:eastAsia="Times New Roman" w:hAnsi="Times New Roman" w:cs="Times New Roman"/>
          <w:b/>
          <w:color w:val="000000"/>
          <w:sz w:val="33"/>
          <w:szCs w:val="33"/>
        </w:rPr>
        <w:t xml:space="preserve"> Conclusion and Reflection:</w:t>
      </w:r>
    </w:p>
    <w:p w14:paraId="7D539908" w14:textId="77777777" w:rsidR="00FB69B1" w:rsidRDefault="00FB69B1">
      <w:pPr>
        <w:spacing w:after="0" w:line="240" w:lineRule="auto"/>
        <w:jc w:val="both"/>
        <w:rPr>
          <w:rFonts w:ascii="Times New Roman" w:eastAsia="Times New Roman" w:hAnsi="Times New Roman" w:cs="Times New Roman"/>
          <w:color w:val="000000"/>
          <w:sz w:val="24"/>
          <w:szCs w:val="24"/>
        </w:rPr>
      </w:pPr>
    </w:p>
    <w:p w14:paraId="0B22C51D" w14:textId="77777777" w:rsidR="00FB69B1" w:rsidRDefault="00C71D99">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main objective of this machine learning project is building a mechanism based on the given set of variables to generate an optimum prediction on the houses that gives buyers and sellers fair confidence independent of real estate agents.</w:t>
      </w:r>
    </w:p>
    <w:p w14:paraId="4FF0B117" w14:textId="77777777" w:rsidR="00FB69B1" w:rsidRDefault="00FB69B1">
      <w:pPr>
        <w:spacing w:after="0" w:line="240" w:lineRule="auto"/>
        <w:jc w:val="both"/>
        <w:rPr>
          <w:rFonts w:ascii="Times New Roman" w:eastAsia="Times New Roman" w:hAnsi="Times New Roman" w:cs="Times New Roman"/>
          <w:color w:val="000000"/>
          <w:sz w:val="24"/>
          <w:szCs w:val="24"/>
        </w:rPr>
      </w:pPr>
    </w:p>
    <w:p w14:paraId="5FC6AB1A" w14:textId="77777777" w:rsidR="00FB69B1" w:rsidRDefault="00C71D99">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We’ve used 21 variables in the exploratory data analysis after necessary data curation to analyze their impact on house price. We’ve also listed the hierarchy of parameters supposedly affecting the house price were then listed.</w:t>
      </w:r>
    </w:p>
    <w:p w14:paraId="639EE5ED" w14:textId="77777777" w:rsidR="00FB69B1" w:rsidRDefault="00FB69B1">
      <w:pPr>
        <w:shd w:val="clear" w:color="auto" w:fill="FFFFFF"/>
        <w:spacing w:before="153" w:after="0" w:line="240" w:lineRule="auto"/>
        <w:rPr>
          <w:rFonts w:ascii="Times New Roman" w:eastAsia="Times New Roman" w:hAnsi="Times New Roman" w:cs="Times New Roman"/>
          <w:b/>
          <w:color w:val="000000"/>
          <w:sz w:val="24"/>
          <w:szCs w:val="24"/>
        </w:rPr>
      </w:pPr>
    </w:p>
    <w:p w14:paraId="61E79B00" w14:textId="77777777" w:rsidR="00FB69B1" w:rsidRDefault="00C71D99">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These feature set were then</w:t>
      </w:r>
      <w:r>
        <w:rPr>
          <w:rFonts w:ascii="Times New Roman" w:eastAsia="Times New Roman" w:hAnsi="Times New Roman" w:cs="Times New Roman"/>
          <w:color w:val="000000"/>
          <w:sz w:val="24"/>
          <w:szCs w:val="24"/>
        </w:rPr>
        <w:t xml:space="preserve"> given as an input to the different regression modelling algorithms to predict house prices. We’ve calculated the performance of each model using different performance metrics and compared them based on these metrics Based on the above comparison, we can s</w:t>
      </w:r>
      <w:r>
        <w:rPr>
          <w:rFonts w:ascii="Times New Roman" w:eastAsia="Times New Roman" w:hAnsi="Times New Roman" w:cs="Times New Roman"/>
          <w:color w:val="000000"/>
          <w:sz w:val="24"/>
          <w:szCs w:val="24"/>
        </w:rPr>
        <w:t xml:space="preserve">ee that Gradient Boosting Regression model and Random Forest model outperforms all the other regression models. So, we will choose </w:t>
      </w:r>
      <w:r>
        <w:rPr>
          <w:rFonts w:ascii="Times New Roman" w:eastAsia="Times New Roman" w:hAnsi="Times New Roman" w:cs="Times New Roman"/>
          <w:b/>
          <w:color w:val="000000"/>
          <w:sz w:val="24"/>
          <w:szCs w:val="24"/>
        </w:rPr>
        <w:t>Random forest</w:t>
      </w:r>
      <w:r>
        <w:rPr>
          <w:rFonts w:ascii="Times New Roman" w:eastAsia="Times New Roman" w:hAnsi="Times New Roman" w:cs="Times New Roman"/>
          <w:color w:val="000000"/>
          <w:sz w:val="24"/>
          <w:szCs w:val="24"/>
        </w:rPr>
        <w:t xml:space="preserve"> as the best Regression Model for this problem, </w:t>
      </w:r>
      <w:r>
        <w:rPr>
          <w:rFonts w:ascii="Times New Roman" w:eastAsia="Times New Roman" w:hAnsi="Times New Roman" w:cs="Times New Roman"/>
          <w:b/>
          <w:color w:val="000000"/>
          <w:sz w:val="24"/>
          <w:szCs w:val="24"/>
        </w:rPr>
        <w:t>at the time of preparation of the preliminary report</w:t>
      </w:r>
      <w:r>
        <w:rPr>
          <w:rFonts w:ascii="Times New Roman" w:eastAsia="Times New Roman" w:hAnsi="Times New Roman" w:cs="Times New Roman"/>
          <w:color w:val="000000"/>
          <w:sz w:val="24"/>
          <w:szCs w:val="24"/>
        </w:rPr>
        <w:t>.</w:t>
      </w:r>
    </w:p>
    <w:p w14:paraId="0D322A0B" w14:textId="77777777" w:rsidR="00FB69B1" w:rsidRDefault="00FB69B1">
      <w:pPr>
        <w:spacing w:after="0" w:line="240" w:lineRule="auto"/>
        <w:jc w:val="both"/>
        <w:rPr>
          <w:rFonts w:ascii="Times New Roman" w:eastAsia="Times New Roman" w:hAnsi="Times New Roman" w:cs="Times New Roman"/>
          <w:sz w:val="24"/>
          <w:szCs w:val="24"/>
        </w:rPr>
      </w:pPr>
    </w:p>
    <w:p w14:paraId="58838FB5" w14:textId="77777777" w:rsidR="00FB69B1" w:rsidRDefault="00FB69B1">
      <w:pPr>
        <w:spacing w:after="0" w:line="240" w:lineRule="auto"/>
        <w:jc w:val="both"/>
        <w:rPr>
          <w:rFonts w:ascii="Times New Roman" w:eastAsia="Times New Roman" w:hAnsi="Times New Roman" w:cs="Times New Roman"/>
          <w:sz w:val="24"/>
          <w:szCs w:val="24"/>
        </w:rPr>
      </w:pPr>
    </w:p>
    <w:p w14:paraId="3A0A030B" w14:textId="77777777" w:rsidR="00FB69B1" w:rsidRDefault="00FB69B1">
      <w:pPr>
        <w:shd w:val="clear" w:color="auto" w:fill="FFFFFF"/>
        <w:spacing w:before="153" w:after="0" w:line="240" w:lineRule="auto"/>
        <w:rPr>
          <w:rFonts w:ascii="Times New Roman" w:eastAsia="Times New Roman" w:hAnsi="Times New Roman" w:cs="Times New Roman"/>
          <w:b/>
          <w:color w:val="000000"/>
          <w:sz w:val="24"/>
          <w:szCs w:val="24"/>
        </w:rPr>
      </w:pPr>
    </w:p>
    <w:p w14:paraId="2D239D21" w14:textId="198C282D" w:rsidR="00FB69B1" w:rsidRDefault="006A3DD6">
      <w:pPr>
        <w:shd w:val="clear" w:color="auto" w:fill="FFFFFF"/>
        <w:spacing w:before="153" w:after="0" w:line="240" w:lineRule="auto"/>
        <w:rPr>
          <w:rFonts w:ascii="Times New Roman" w:eastAsia="Times New Roman" w:hAnsi="Times New Roman" w:cs="Times New Roman"/>
          <w:b/>
          <w:color w:val="000000"/>
          <w:sz w:val="33"/>
          <w:szCs w:val="33"/>
        </w:rPr>
      </w:pPr>
      <w:r>
        <w:rPr>
          <w:rFonts w:ascii="Times New Roman" w:eastAsia="Times New Roman" w:hAnsi="Times New Roman" w:cs="Times New Roman"/>
          <w:b/>
          <w:color w:val="000000"/>
          <w:sz w:val="33"/>
          <w:szCs w:val="33"/>
        </w:rPr>
        <w:t>4.1</w:t>
      </w:r>
      <w:r w:rsidR="00C71D99">
        <w:rPr>
          <w:rFonts w:ascii="Times New Roman" w:eastAsia="Times New Roman" w:hAnsi="Times New Roman" w:cs="Times New Roman"/>
          <w:b/>
          <w:color w:val="000000"/>
          <w:sz w:val="33"/>
          <w:szCs w:val="33"/>
        </w:rPr>
        <w:t xml:space="preserve"> Closing Remarks and Scope for Improvement:</w:t>
      </w:r>
    </w:p>
    <w:p w14:paraId="7A5EB51E" w14:textId="77777777" w:rsidR="0021344B" w:rsidRDefault="0021344B">
      <w:pPr>
        <w:shd w:val="clear" w:color="auto" w:fill="FFFFFF"/>
        <w:spacing w:before="153" w:after="0" w:line="240" w:lineRule="auto"/>
        <w:rPr>
          <w:rFonts w:ascii="Times New Roman" w:eastAsia="Times New Roman" w:hAnsi="Times New Roman" w:cs="Times New Roman"/>
          <w:b/>
          <w:color w:val="000000"/>
          <w:sz w:val="33"/>
          <w:szCs w:val="33"/>
        </w:rPr>
      </w:pPr>
    </w:p>
    <w:p w14:paraId="73E6B7B6" w14:textId="77777777" w:rsidR="00FB69B1" w:rsidRPr="00AD4836" w:rsidRDefault="00C71D99" w:rsidP="00AD4836">
      <w:pPr>
        <w:pStyle w:val="ListParagraph"/>
        <w:numPr>
          <w:ilvl w:val="0"/>
          <w:numId w:val="17"/>
        </w:numPr>
        <w:jc w:val="both"/>
        <w:rPr>
          <w:rFonts w:ascii="Times New Roman" w:eastAsia="Times New Roman" w:hAnsi="Times New Roman" w:cs="Times New Roman"/>
          <w:color w:val="000000"/>
          <w:sz w:val="24"/>
          <w:szCs w:val="24"/>
        </w:rPr>
      </w:pPr>
      <w:r w:rsidRPr="00AD4836">
        <w:rPr>
          <w:rFonts w:ascii="Times New Roman" w:eastAsia="Times New Roman" w:hAnsi="Times New Roman" w:cs="Times New Roman"/>
          <w:color w:val="000000"/>
          <w:sz w:val="24"/>
          <w:szCs w:val="24"/>
        </w:rPr>
        <w:t xml:space="preserve">Every model like this price prediction can be improved by adding more attributes like surroundings, marketplaces and many other related </w:t>
      </w:r>
      <w:r w:rsidRPr="00AD4836">
        <w:rPr>
          <w:rFonts w:ascii="Times New Roman" w:eastAsia="Times New Roman" w:hAnsi="Times New Roman" w:cs="Times New Roman"/>
          <w:color w:val="000000"/>
          <w:sz w:val="24"/>
          <w:szCs w:val="24"/>
        </w:rPr>
        <w:t xml:space="preserve">variables and amenities related to the houses (e.g., swimming pool, energy efficient houses, Developers) by studying market trends and published data. </w:t>
      </w:r>
    </w:p>
    <w:p w14:paraId="7522AECF" w14:textId="77777777" w:rsidR="00FB69B1" w:rsidRPr="00AD4836" w:rsidRDefault="00C71D99" w:rsidP="00AD4836">
      <w:pPr>
        <w:pStyle w:val="ListParagraph"/>
        <w:numPr>
          <w:ilvl w:val="0"/>
          <w:numId w:val="17"/>
        </w:numPr>
        <w:jc w:val="both"/>
        <w:rPr>
          <w:rFonts w:ascii="Times New Roman" w:eastAsia="Times New Roman" w:hAnsi="Times New Roman" w:cs="Times New Roman"/>
          <w:color w:val="000000"/>
          <w:sz w:val="24"/>
          <w:szCs w:val="24"/>
        </w:rPr>
      </w:pPr>
      <w:r w:rsidRPr="00AD4836">
        <w:rPr>
          <w:rFonts w:ascii="Times New Roman" w:eastAsia="Times New Roman" w:hAnsi="Times New Roman" w:cs="Times New Roman"/>
          <w:color w:val="000000"/>
          <w:sz w:val="24"/>
          <w:szCs w:val="24"/>
        </w:rPr>
        <w:t>The predicted data can be stored in the databases and an app can be created for the people so they would</w:t>
      </w:r>
      <w:r w:rsidRPr="00AD4836">
        <w:rPr>
          <w:rFonts w:ascii="Times New Roman" w:eastAsia="Times New Roman" w:hAnsi="Times New Roman" w:cs="Times New Roman"/>
          <w:color w:val="000000"/>
          <w:sz w:val="24"/>
          <w:szCs w:val="24"/>
        </w:rPr>
        <w:t xml:space="preserve"> have a sound basis before they invest the money when taking a big decision involving hundreds of thousands of dollars. </w:t>
      </w:r>
    </w:p>
    <w:p w14:paraId="4E993867" w14:textId="77777777" w:rsidR="00FB69B1" w:rsidRPr="00AD4836" w:rsidRDefault="00C71D99" w:rsidP="00AD4836">
      <w:pPr>
        <w:pStyle w:val="ListParagraph"/>
        <w:numPr>
          <w:ilvl w:val="0"/>
          <w:numId w:val="17"/>
        </w:numPr>
        <w:jc w:val="both"/>
        <w:rPr>
          <w:rFonts w:ascii="Times New Roman" w:eastAsia="Times New Roman" w:hAnsi="Times New Roman" w:cs="Times New Roman"/>
          <w:color w:val="000000"/>
          <w:sz w:val="24"/>
          <w:szCs w:val="24"/>
        </w:rPr>
      </w:pPr>
      <w:r w:rsidRPr="00AD4836">
        <w:rPr>
          <w:rFonts w:ascii="Times New Roman" w:eastAsia="Times New Roman" w:hAnsi="Times New Roman" w:cs="Times New Roman"/>
          <w:color w:val="000000"/>
          <w:sz w:val="24"/>
          <w:szCs w:val="24"/>
        </w:rPr>
        <w:t xml:space="preserve">The model can be further enhanced if a real-time data the data be fed into it and necessary adjustments can be made that will keep the </w:t>
      </w:r>
      <w:r w:rsidRPr="00AD4836">
        <w:rPr>
          <w:rFonts w:ascii="Times New Roman" w:eastAsia="Times New Roman" w:hAnsi="Times New Roman" w:cs="Times New Roman"/>
          <w:color w:val="000000"/>
          <w:sz w:val="24"/>
          <w:szCs w:val="24"/>
        </w:rPr>
        <w:t>model relevant to the changing real estate market.</w:t>
      </w:r>
    </w:p>
    <w:p w14:paraId="6715B556" w14:textId="77777777" w:rsidR="00FB69B1" w:rsidRPr="00AD4836" w:rsidRDefault="00C71D99" w:rsidP="00AD4836">
      <w:pPr>
        <w:pStyle w:val="ListParagraph"/>
        <w:numPr>
          <w:ilvl w:val="0"/>
          <w:numId w:val="17"/>
        </w:numPr>
        <w:jc w:val="both"/>
        <w:rPr>
          <w:rFonts w:ascii="Times New Roman" w:eastAsia="Times New Roman" w:hAnsi="Times New Roman" w:cs="Times New Roman"/>
          <w:color w:val="000000"/>
          <w:sz w:val="24"/>
          <w:szCs w:val="24"/>
        </w:rPr>
      </w:pPr>
      <w:r w:rsidRPr="00AD4836">
        <w:rPr>
          <w:rFonts w:ascii="Times New Roman" w:eastAsia="Times New Roman" w:hAnsi="Times New Roman" w:cs="Times New Roman"/>
          <w:color w:val="000000"/>
          <w:sz w:val="24"/>
          <w:szCs w:val="24"/>
        </w:rPr>
        <w:t>More domain knowledge itself can be a definite advantage during data curation or while selecting or dropping parameters may ensure a better training versus test results to ensure higher level of confidence</w:t>
      </w:r>
      <w:r w:rsidRPr="00AD4836">
        <w:rPr>
          <w:rFonts w:ascii="Times New Roman" w:eastAsia="Times New Roman" w:hAnsi="Times New Roman" w:cs="Times New Roman"/>
          <w:color w:val="000000"/>
          <w:sz w:val="24"/>
          <w:szCs w:val="24"/>
        </w:rPr>
        <w:t xml:space="preserve"> as the model goes into production. </w:t>
      </w:r>
    </w:p>
    <w:p w14:paraId="46DA8FFD" w14:textId="77777777" w:rsidR="00FB69B1" w:rsidRPr="00AD4836" w:rsidRDefault="00C71D99" w:rsidP="00AD4836">
      <w:pPr>
        <w:pStyle w:val="ListParagraph"/>
        <w:numPr>
          <w:ilvl w:val="0"/>
          <w:numId w:val="17"/>
        </w:numPr>
        <w:jc w:val="both"/>
        <w:rPr>
          <w:rFonts w:ascii="Times New Roman" w:eastAsia="Times New Roman" w:hAnsi="Times New Roman" w:cs="Times New Roman"/>
          <w:color w:val="000000"/>
          <w:sz w:val="24"/>
          <w:szCs w:val="24"/>
        </w:rPr>
      </w:pPr>
      <w:r w:rsidRPr="00AD4836">
        <w:rPr>
          <w:rFonts w:ascii="Times New Roman" w:eastAsia="Times New Roman" w:hAnsi="Times New Roman" w:cs="Times New Roman"/>
          <w:color w:val="000000"/>
          <w:sz w:val="24"/>
          <w:szCs w:val="24"/>
        </w:rPr>
        <w:t>A larger dataset could be another factor that could improve the model quality as well. Last but not the least is the possibility to use other methods and deep-learning techniques like Artificial Neural Network that coul</w:t>
      </w:r>
      <w:r w:rsidRPr="00AD4836">
        <w:rPr>
          <w:rFonts w:ascii="Times New Roman" w:eastAsia="Times New Roman" w:hAnsi="Times New Roman" w:cs="Times New Roman"/>
          <w:color w:val="000000"/>
          <w:sz w:val="24"/>
          <w:szCs w:val="24"/>
        </w:rPr>
        <w:t>d prove useful in generating more accurate models. House price data range over a longer period would be very useful for data analysis, further insights and robust model building.</w:t>
      </w:r>
    </w:p>
    <w:p w14:paraId="49D2BE64" w14:textId="77777777" w:rsidR="00FB69B1" w:rsidRDefault="00FB69B1">
      <w:pPr>
        <w:jc w:val="both"/>
        <w:rPr>
          <w:rFonts w:ascii="Times New Roman" w:eastAsia="Times New Roman" w:hAnsi="Times New Roman" w:cs="Times New Roman"/>
          <w:color w:val="000000"/>
          <w:sz w:val="24"/>
          <w:szCs w:val="24"/>
        </w:rPr>
      </w:pPr>
    </w:p>
    <w:p w14:paraId="34DEE83B" w14:textId="77777777" w:rsidR="00FB69B1" w:rsidRDefault="00FB69B1">
      <w:pPr>
        <w:jc w:val="both"/>
        <w:rPr>
          <w:rFonts w:ascii="Times New Roman" w:eastAsia="Times New Roman" w:hAnsi="Times New Roman" w:cs="Times New Roman"/>
          <w:color w:val="000000"/>
          <w:sz w:val="24"/>
          <w:szCs w:val="24"/>
        </w:rPr>
      </w:pPr>
    </w:p>
    <w:p w14:paraId="667FFA78" w14:textId="77777777" w:rsidR="00FB69B1" w:rsidRDefault="00FB69B1">
      <w:pPr>
        <w:jc w:val="both"/>
        <w:rPr>
          <w:rFonts w:ascii="Times New Roman" w:eastAsia="Times New Roman" w:hAnsi="Times New Roman" w:cs="Times New Roman"/>
          <w:color w:val="000000"/>
          <w:sz w:val="24"/>
          <w:szCs w:val="24"/>
        </w:rPr>
      </w:pPr>
    </w:p>
    <w:p w14:paraId="56B8C208" w14:textId="77777777" w:rsidR="00FB69B1" w:rsidRDefault="00FB69B1">
      <w:pPr>
        <w:jc w:val="both"/>
        <w:rPr>
          <w:rFonts w:ascii="Times New Roman" w:eastAsia="Times New Roman" w:hAnsi="Times New Roman" w:cs="Times New Roman"/>
          <w:color w:val="000000"/>
          <w:sz w:val="24"/>
          <w:szCs w:val="24"/>
        </w:rPr>
      </w:pPr>
    </w:p>
    <w:p w14:paraId="08F89117" w14:textId="77777777" w:rsidR="00FB69B1" w:rsidRDefault="00C71D99">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APPENDIX: List of Figures</w:t>
      </w:r>
    </w:p>
    <w:p w14:paraId="42E2CD36" w14:textId="77777777" w:rsidR="00FB69B1" w:rsidRDefault="00FB69B1">
      <w:pPr>
        <w:rPr>
          <w:rFonts w:ascii="Times New Roman" w:eastAsia="Times New Roman" w:hAnsi="Times New Roman" w:cs="Times New Roman"/>
          <w:color w:val="000000"/>
          <w:sz w:val="24"/>
          <w:szCs w:val="24"/>
        </w:rPr>
      </w:pPr>
    </w:p>
    <w:p w14:paraId="11E770C1" w14:textId="77777777" w:rsidR="00FB69B1" w:rsidRDefault="00C71D9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1.1: Process Flowchart</w:t>
      </w:r>
    </w:p>
    <w:p w14:paraId="76DD514F" w14:textId="77777777" w:rsidR="00FB69B1" w:rsidRDefault="00C71D9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2.1:  5-p</w:t>
      </w:r>
      <w:r>
        <w:rPr>
          <w:rFonts w:ascii="Times New Roman" w:eastAsia="Times New Roman" w:hAnsi="Times New Roman" w:cs="Times New Roman"/>
          <w:color w:val="000000"/>
          <w:sz w:val="24"/>
          <w:szCs w:val="24"/>
        </w:rPr>
        <w:t>oint summary of the dataset</w:t>
      </w:r>
    </w:p>
    <w:p w14:paraId="2385428E" w14:textId="77777777" w:rsidR="00FB69B1" w:rsidRDefault="00C71D9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2.2: Box plot of all house price</w:t>
      </w:r>
    </w:p>
    <w:p w14:paraId="4A5708FE" w14:textId="77777777" w:rsidR="00FB69B1" w:rsidRDefault="00C71D9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2.3: Box plot of all attributes prior to outlier removal</w:t>
      </w:r>
    </w:p>
    <w:p w14:paraId="0800D616" w14:textId="77777777" w:rsidR="00FB69B1" w:rsidRDefault="00C71D9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2.4: Skewness of all attributes prior to outlier removal</w:t>
      </w:r>
    </w:p>
    <w:p w14:paraId="2321CD5B" w14:textId="77777777" w:rsidR="00FB69B1" w:rsidRDefault="00C71D9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2.5: Outlier removal of price</w:t>
      </w:r>
    </w:p>
    <w:p w14:paraId="62CFDAD9" w14:textId="77777777" w:rsidR="00FB69B1" w:rsidRDefault="00C71D9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2.6: Box plot of all attributes after outlier removal</w:t>
      </w:r>
    </w:p>
    <w:p w14:paraId="5B0B98E9" w14:textId="77777777" w:rsidR="00FB69B1" w:rsidRDefault="00C71D9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2.7: Skewness of all attributes after outlier removal</w:t>
      </w:r>
    </w:p>
    <w:p w14:paraId="66F619EE" w14:textId="77777777" w:rsidR="00FB69B1" w:rsidRDefault="00C71D9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2.8: Sale time vs. price</w:t>
      </w:r>
    </w:p>
    <w:p w14:paraId="0A4D9FE6" w14:textId="77777777" w:rsidR="00FB69B1" w:rsidRDefault="00C71D9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Figure 2.9: Bedroom vs. price</w:t>
      </w:r>
    </w:p>
    <w:p w14:paraId="5EFBE543" w14:textId="77777777" w:rsidR="00FB69B1" w:rsidRDefault="00C71D9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2.10: Living Measure vs. price</w:t>
      </w:r>
    </w:p>
    <w:p w14:paraId="009729B7" w14:textId="77777777" w:rsidR="00FB69B1" w:rsidRDefault="00C71D9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2.11: Interrelationship among different area measures</w:t>
      </w:r>
    </w:p>
    <w:p w14:paraId="4227F3F3" w14:textId="77777777" w:rsidR="00FB69B1" w:rsidRDefault="00C71D9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 2.12: Renovation vs. price </w:t>
      </w:r>
      <w:r>
        <w:rPr>
          <w:rFonts w:ascii="Times New Roman" w:eastAsia="Times New Roman" w:hAnsi="Times New Roman" w:cs="Times New Roman"/>
          <w:color w:val="000000"/>
          <w:sz w:val="24"/>
          <w:szCs w:val="24"/>
        </w:rPr>
        <w:t>&amp; area measures</w:t>
      </w:r>
    </w:p>
    <w:p w14:paraId="11C67A09" w14:textId="77777777" w:rsidR="00FB69B1" w:rsidRDefault="00C71D9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2.13: Furnished houses vs. price</w:t>
      </w:r>
    </w:p>
    <w:p w14:paraId="06447886" w14:textId="77777777" w:rsidR="00FB69B1" w:rsidRDefault="00C71D9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2.14:  Condition vs. Price</w:t>
      </w:r>
    </w:p>
    <w:p w14:paraId="0BD06A93" w14:textId="77777777" w:rsidR="00FB69B1" w:rsidRDefault="00C71D9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2.15: Coast &amp; Sight vs. Price</w:t>
      </w:r>
    </w:p>
    <w:p w14:paraId="55953E3A" w14:textId="77777777" w:rsidR="00FB69B1" w:rsidRDefault="00C71D9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2.16:  Quality &amp; furnished vs. Price</w:t>
      </w:r>
    </w:p>
    <w:p w14:paraId="59811315" w14:textId="77777777" w:rsidR="00FB69B1" w:rsidRDefault="00C71D9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2.17:  House Age vs. Price</w:t>
      </w:r>
    </w:p>
    <w:p w14:paraId="47C5E891" w14:textId="77777777" w:rsidR="00FB69B1" w:rsidRDefault="00C71D9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2.18: Longitude- Latitude vs. Price</w:t>
      </w:r>
    </w:p>
    <w:p w14:paraId="0E77D7A6" w14:textId="77777777" w:rsidR="00FB69B1" w:rsidRDefault="00C71D9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2</w:t>
      </w:r>
      <w:r>
        <w:rPr>
          <w:rFonts w:ascii="Times New Roman" w:eastAsia="Times New Roman" w:hAnsi="Times New Roman" w:cs="Times New Roman"/>
          <w:color w:val="000000"/>
          <w:sz w:val="24"/>
          <w:szCs w:val="24"/>
        </w:rPr>
        <w:t>.19: Correlation matrix</w:t>
      </w:r>
    </w:p>
    <w:p w14:paraId="2698AE08" w14:textId="77777777" w:rsidR="00FB69B1" w:rsidRDefault="00C71D99">
      <w:pPr>
        <w:rPr>
          <w:rFonts w:ascii="Times New Roman" w:eastAsia="Times New Roman" w:hAnsi="Times New Roman" w:cs="Times New Roman"/>
          <w:color w:val="000000"/>
          <w:sz w:val="24"/>
          <w:szCs w:val="24"/>
        </w:rPr>
      </w:pPr>
      <w:bookmarkStart w:id="18" w:name="_heading=h.44sinio" w:colFirst="0" w:colLast="0"/>
      <w:bookmarkEnd w:id="18"/>
      <w:r>
        <w:rPr>
          <w:rFonts w:ascii="Times New Roman" w:eastAsia="Times New Roman" w:hAnsi="Times New Roman" w:cs="Times New Roman"/>
          <w:color w:val="000000"/>
          <w:sz w:val="24"/>
          <w:szCs w:val="24"/>
        </w:rPr>
        <w:t>Figure 3.1: House value test versus prediction scatter plot.</w:t>
      </w:r>
    </w:p>
    <w:p w14:paraId="4A59419F" w14:textId="77777777" w:rsidR="00FB69B1" w:rsidRDefault="00FB69B1">
      <w:pPr>
        <w:rPr>
          <w:rFonts w:ascii="Times New Roman" w:eastAsia="Times New Roman" w:hAnsi="Times New Roman" w:cs="Times New Roman"/>
          <w:b/>
          <w:color w:val="000000"/>
          <w:sz w:val="24"/>
          <w:szCs w:val="24"/>
        </w:rPr>
      </w:pPr>
    </w:p>
    <w:sectPr w:rsidR="00FB69B1">
      <w:pgSz w:w="11906" w:h="16838"/>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71F41" w14:textId="77777777" w:rsidR="00C71D99" w:rsidRDefault="00C71D99">
      <w:pPr>
        <w:spacing w:after="0" w:line="240" w:lineRule="auto"/>
      </w:pPr>
      <w:r>
        <w:separator/>
      </w:r>
    </w:p>
  </w:endnote>
  <w:endnote w:type="continuationSeparator" w:id="0">
    <w:p w14:paraId="5FC17028" w14:textId="77777777" w:rsidR="00C71D99" w:rsidRDefault="00C71D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MR12">
    <w:altName w:val="Calibri"/>
    <w:charset w:val="00"/>
    <w:family w:val="auto"/>
    <w:pitch w:val="default"/>
  </w:font>
  <w:font w:name="ArialMT">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inherit">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5EEC7" w14:textId="77777777" w:rsidR="00FB69B1" w:rsidRDefault="00C71D99">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C53BC">
      <w:rPr>
        <w:noProof/>
        <w:color w:val="000000"/>
      </w:rPr>
      <w:t>2</w:t>
    </w:r>
    <w:r>
      <w:rPr>
        <w:color w:val="000000"/>
      </w:rPr>
      <w:fldChar w:fldCharType="end"/>
    </w:r>
  </w:p>
  <w:p w14:paraId="7AC62D38" w14:textId="77777777" w:rsidR="00FB69B1" w:rsidRDefault="00FB69B1">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585AC" w14:textId="77777777" w:rsidR="00C71D99" w:rsidRDefault="00C71D99">
      <w:pPr>
        <w:spacing w:after="0" w:line="240" w:lineRule="auto"/>
      </w:pPr>
      <w:r>
        <w:separator/>
      </w:r>
    </w:p>
  </w:footnote>
  <w:footnote w:type="continuationSeparator" w:id="0">
    <w:p w14:paraId="22E98007" w14:textId="77777777" w:rsidR="00C71D99" w:rsidRDefault="00C71D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A724D"/>
    <w:multiLevelType w:val="multilevel"/>
    <w:tmpl w:val="77F0D46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92634D2"/>
    <w:multiLevelType w:val="multilevel"/>
    <w:tmpl w:val="1B5269B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10E72427"/>
    <w:multiLevelType w:val="multilevel"/>
    <w:tmpl w:val="4AD671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114671B"/>
    <w:multiLevelType w:val="hybridMultilevel"/>
    <w:tmpl w:val="6BE6C7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3077DF"/>
    <w:multiLevelType w:val="multilevel"/>
    <w:tmpl w:val="D5E8A7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4134C8F"/>
    <w:multiLevelType w:val="multilevel"/>
    <w:tmpl w:val="8ECCA65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198A6BCD"/>
    <w:multiLevelType w:val="multilevel"/>
    <w:tmpl w:val="E56CE5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FA120A1"/>
    <w:multiLevelType w:val="multilevel"/>
    <w:tmpl w:val="E528E7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39BF2097"/>
    <w:multiLevelType w:val="multilevel"/>
    <w:tmpl w:val="042C77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41BE6241"/>
    <w:multiLevelType w:val="multilevel"/>
    <w:tmpl w:val="5AF6E6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44541E1C"/>
    <w:multiLevelType w:val="multilevel"/>
    <w:tmpl w:val="AB2C2946"/>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4DA03F47"/>
    <w:multiLevelType w:val="multilevel"/>
    <w:tmpl w:val="9552D20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623A04C4"/>
    <w:multiLevelType w:val="multilevel"/>
    <w:tmpl w:val="E558FF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6B113C47"/>
    <w:multiLevelType w:val="multilevel"/>
    <w:tmpl w:val="426813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749130C7"/>
    <w:multiLevelType w:val="multilevel"/>
    <w:tmpl w:val="0394A2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9516F14"/>
    <w:multiLevelType w:val="multilevel"/>
    <w:tmpl w:val="2F2CF2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7B640C97"/>
    <w:multiLevelType w:val="multilevel"/>
    <w:tmpl w:val="7F6A9464"/>
    <w:lvl w:ilvl="0">
      <w:start w:val="1"/>
      <w:numFmt w:val="bullet"/>
      <w:lvlText w:val="●"/>
      <w:lvlJc w:val="left"/>
      <w:pPr>
        <w:ind w:left="720" w:hanging="360"/>
      </w:pPr>
      <w:rPr>
        <w:rFonts w:ascii="Helvetica Neue" w:eastAsia="Helvetica Neue" w:hAnsi="Helvetica Neue" w:cs="Helvetica Neu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12"/>
  </w:num>
  <w:num w:numId="3">
    <w:abstractNumId w:val="0"/>
  </w:num>
  <w:num w:numId="4">
    <w:abstractNumId w:val="9"/>
  </w:num>
  <w:num w:numId="5">
    <w:abstractNumId w:val="14"/>
  </w:num>
  <w:num w:numId="6">
    <w:abstractNumId w:val="10"/>
  </w:num>
  <w:num w:numId="7">
    <w:abstractNumId w:val="13"/>
  </w:num>
  <w:num w:numId="8">
    <w:abstractNumId w:val="2"/>
  </w:num>
  <w:num w:numId="9">
    <w:abstractNumId w:val="16"/>
  </w:num>
  <w:num w:numId="10">
    <w:abstractNumId w:val="7"/>
  </w:num>
  <w:num w:numId="11">
    <w:abstractNumId w:val="8"/>
  </w:num>
  <w:num w:numId="12">
    <w:abstractNumId w:val="1"/>
  </w:num>
  <w:num w:numId="13">
    <w:abstractNumId w:val="11"/>
  </w:num>
  <w:num w:numId="14">
    <w:abstractNumId w:val="6"/>
  </w:num>
  <w:num w:numId="15">
    <w:abstractNumId w:val="15"/>
  </w:num>
  <w:num w:numId="16">
    <w:abstractNumId w:val="5"/>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69B1"/>
    <w:rsid w:val="0021344B"/>
    <w:rsid w:val="003A0446"/>
    <w:rsid w:val="004720B8"/>
    <w:rsid w:val="004F448A"/>
    <w:rsid w:val="005A29FD"/>
    <w:rsid w:val="005C2E47"/>
    <w:rsid w:val="006A3DD6"/>
    <w:rsid w:val="008C53BC"/>
    <w:rsid w:val="00AA010E"/>
    <w:rsid w:val="00AD4836"/>
    <w:rsid w:val="00C71D99"/>
    <w:rsid w:val="00FB69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B30D9"/>
  <w15:docId w15:val="{49C2E648-8918-4539-9ACF-5944CEDAB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link w:val="Heading2Char"/>
    <w:uiPriority w:val="9"/>
    <w:unhideWhenUsed/>
    <w:qFormat/>
    <w:rsid w:val="00F92FB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F307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D49D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B0C0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F92FB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F92FB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7755A"/>
    <w:rPr>
      <w:color w:val="0000FF"/>
      <w:u w:val="single"/>
    </w:rPr>
  </w:style>
  <w:style w:type="character" w:styleId="UnresolvedMention">
    <w:name w:val="Unresolved Mention"/>
    <w:basedOn w:val="DefaultParagraphFont"/>
    <w:uiPriority w:val="99"/>
    <w:semiHidden/>
    <w:unhideWhenUsed/>
    <w:rsid w:val="00F33BF0"/>
    <w:rPr>
      <w:color w:val="605E5C"/>
      <w:shd w:val="clear" w:color="auto" w:fill="E1DFDD"/>
    </w:rPr>
  </w:style>
  <w:style w:type="character" w:customStyle="1" w:styleId="Heading3Char">
    <w:name w:val="Heading 3 Char"/>
    <w:basedOn w:val="DefaultParagraphFont"/>
    <w:link w:val="Heading3"/>
    <w:uiPriority w:val="9"/>
    <w:rsid w:val="00F307E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1C0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025E5"/>
    <w:pPr>
      <w:ind w:left="720"/>
      <w:contextualSpacing/>
    </w:pPr>
  </w:style>
  <w:style w:type="character" w:customStyle="1" w:styleId="Heading4Char">
    <w:name w:val="Heading 4 Char"/>
    <w:basedOn w:val="DefaultParagraphFont"/>
    <w:link w:val="Heading4"/>
    <w:uiPriority w:val="9"/>
    <w:rsid w:val="006D49D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B0C0B"/>
    <w:rPr>
      <w:rFonts w:asciiTheme="majorHAnsi" w:eastAsiaTheme="majorEastAsia" w:hAnsiTheme="majorHAnsi" w:cstheme="majorBidi"/>
      <w:color w:val="2F5496" w:themeColor="accent1" w:themeShade="BF"/>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Revision">
    <w:name w:val="Revision"/>
    <w:hidden/>
    <w:uiPriority w:val="99"/>
    <w:semiHidden/>
    <w:rsid w:val="00684ABA"/>
    <w:pPr>
      <w:spacing w:after="0" w:line="240" w:lineRule="auto"/>
    </w:pPr>
  </w:style>
  <w:style w:type="paragraph" w:styleId="TOCHeading">
    <w:name w:val="TOC Heading"/>
    <w:basedOn w:val="Heading1"/>
    <w:next w:val="Normal"/>
    <w:uiPriority w:val="39"/>
    <w:unhideWhenUsed/>
    <w:qFormat/>
    <w:rsid w:val="00CC7318"/>
    <w:pPr>
      <w:spacing w:before="240" w:after="0"/>
      <w:outlineLvl w:val="9"/>
    </w:pPr>
    <w:rPr>
      <w:rFonts w:asciiTheme="majorHAnsi" w:eastAsiaTheme="majorEastAsia" w:hAnsiTheme="majorHAnsi" w:cstheme="majorBidi"/>
      <w:b w:val="0"/>
      <w:color w:val="2F5496" w:themeColor="accent1" w:themeShade="BF"/>
      <w:sz w:val="32"/>
      <w:szCs w:val="32"/>
      <w:lang w:eastAsia="en-US"/>
    </w:rPr>
  </w:style>
  <w:style w:type="paragraph" w:styleId="TOC2">
    <w:name w:val="toc 2"/>
    <w:basedOn w:val="Normal"/>
    <w:next w:val="Normal"/>
    <w:autoRedefine/>
    <w:uiPriority w:val="39"/>
    <w:unhideWhenUsed/>
    <w:rsid w:val="00196555"/>
    <w:pPr>
      <w:spacing w:after="100"/>
      <w:ind w:left="216"/>
    </w:pPr>
    <w:rPr>
      <w:rFonts w:asciiTheme="minorHAnsi" w:eastAsiaTheme="minorEastAsia" w:hAnsiTheme="minorHAnsi" w:cs="Times New Roman"/>
      <w:lang w:eastAsia="en-US"/>
    </w:rPr>
  </w:style>
  <w:style w:type="paragraph" w:styleId="TOC1">
    <w:name w:val="toc 1"/>
    <w:basedOn w:val="Normal"/>
    <w:next w:val="Normal"/>
    <w:autoRedefine/>
    <w:uiPriority w:val="39"/>
    <w:unhideWhenUsed/>
    <w:rsid w:val="00196555"/>
    <w:pPr>
      <w:spacing w:after="100"/>
    </w:pPr>
    <w:rPr>
      <w:rFonts w:asciiTheme="minorHAnsi" w:eastAsiaTheme="minorEastAsia" w:hAnsiTheme="minorHAnsi" w:cs="Times New Roman"/>
      <w:lang w:eastAsia="en-US"/>
    </w:rPr>
  </w:style>
  <w:style w:type="paragraph" w:styleId="TOC3">
    <w:name w:val="toc 3"/>
    <w:basedOn w:val="Normal"/>
    <w:next w:val="Normal"/>
    <w:autoRedefine/>
    <w:uiPriority w:val="39"/>
    <w:unhideWhenUsed/>
    <w:rsid w:val="00CC7318"/>
    <w:pPr>
      <w:spacing w:after="100"/>
      <w:ind w:left="440"/>
    </w:pPr>
    <w:rPr>
      <w:rFonts w:asciiTheme="minorHAnsi" w:eastAsiaTheme="minorEastAsia" w:hAnsiTheme="minorHAnsi" w:cs="Times New Roman"/>
      <w:lang w:eastAsia="en-US"/>
    </w:rPr>
  </w:style>
  <w:style w:type="paragraph" w:styleId="Header">
    <w:name w:val="header"/>
    <w:basedOn w:val="Normal"/>
    <w:link w:val="HeaderChar"/>
    <w:uiPriority w:val="99"/>
    <w:unhideWhenUsed/>
    <w:rsid w:val="007B6A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6AE6"/>
    <w:rPr>
      <w:lang w:val="en-US"/>
    </w:rPr>
  </w:style>
  <w:style w:type="paragraph" w:styleId="Footer">
    <w:name w:val="footer"/>
    <w:basedOn w:val="Normal"/>
    <w:link w:val="FooterChar"/>
    <w:uiPriority w:val="99"/>
    <w:unhideWhenUsed/>
    <w:rsid w:val="007B6A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6AE6"/>
    <w:rPr>
      <w:lang w:val="en-US"/>
    </w:rPr>
  </w:style>
  <w:style w:type="paragraph" w:styleId="HTMLPreformatted">
    <w:name w:val="HTML Preformatted"/>
    <w:basedOn w:val="Normal"/>
    <w:link w:val="HTMLPreformattedChar"/>
    <w:uiPriority w:val="99"/>
    <w:unhideWhenUsed/>
    <w:rsid w:val="007338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rsid w:val="00733881"/>
    <w:rPr>
      <w:rFonts w:ascii="Courier New" w:eastAsia="Times New Roman" w:hAnsi="Courier New" w:cs="Courier New"/>
      <w:sz w:val="20"/>
      <w:szCs w:val="20"/>
    </w:rPr>
  </w:style>
  <w:style w:type="character" w:customStyle="1" w:styleId="n">
    <w:name w:val="n"/>
    <w:basedOn w:val="DefaultParagraphFont"/>
    <w:rsid w:val="00733881"/>
  </w:style>
  <w:style w:type="character" w:customStyle="1" w:styleId="o">
    <w:name w:val="o"/>
    <w:basedOn w:val="DefaultParagraphFont"/>
    <w:rsid w:val="00733881"/>
  </w:style>
  <w:style w:type="character" w:customStyle="1" w:styleId="p">
    <w:name w:val="p"/>
    <w:basedOn w:val="DefaultParagraphFont"/>
    <w:rsid w:val="00733881"/>
  </w:style>
  <w:style w:type="character" w:customStyle="1" w:styleId="s1">
    <w:name w:val="s1"/>
    <w:basedOn w:val="DefaultParagraphFont"/>
    <w:rsid w:val="00733881"/>
  </w:style>
  <w:style w:type="character" w:customStyle="1" w:styleId="mi">
    <w:name w:val="mi"/>
    <w:basedOn w:val="DefaultParagraphFont"/>
    <w:rsid w:val="00733881"/>
  </w:style>
  <w:style w:type="character" w:customStyle="1" w:styleId="kc">
    <w:name w:val="kc"/>
    <w:basedOn w:val="DefaultParagraphFont"/>
    <w:rsid w:val="00733881"/>
  </w:style>
  <w:style w:type="paragraph" w:customStyle="1" w:styleId="Default">
    <w:name w:val="Default"/>
    <w:rsid w:val="00F15EEC"/>
    <w:pPr>
      <w:autoSpaceDE w:val="0"/>
      <w:autoSpaceDN w:val="0"/>
      <w:adjustRightInd w:val="0"/>
      <w:spacing w:after="0" w:line="240" w:lineRule="auto"/>
    </w:pPr>
    <w:rPr>
      <w:rFonts w:ascii="Arial" w:hAnsi="Arial" w:cs="Arial"/>
      <w:color w:val="000000"/>
      <w:sz w:val="24"/>
      <w:szCs w:val="24"/>
    </w:rPr>
  </w:style>
  <w:style w:type="character" w:customStyle="1" w:styleId="pre">
    <w:name w:val="pre"/>
    <w:basedOn w:val="DefaultParagraphFont"/>
    <w:rsid w:val="0031703B"/>
  </w:style>
  <w:style w:type="character" w:customStyle="1" w:styleId="math">
    <w:name w:val="math"/>
    <w:basedOn w:val="DefaultParagraphFont"/>
    <w:rsid w:val="0031703B"/>
  </w:style>
  <w:style w:type="character" w:styleId="Emphasis">
    <w:name w:val="Emphasis"/>
    <w:basedOn w:val="DefaultParagraphFont"/>
    <w:uiPriority w:val="20"/>
    <w:qFormat/>
    <w:rsid w:val="0031703B"/>
    <w:rPr>
      <w:i/>
      <w:iCs/>
    </w:rPr>
  </w:style>
  <w:style w:type="character" w:styleId="Strong">
    <w:name w:val="Strong"/>
    <w:basedOn w:val="DefaultParagraphFont"/>
    <w:uiPriority w:val="22"/>
    <w:qFormat/>
    <w:rsid w:val="00640352"/>
    <w:rPr>
      <w:b/>
      <w:bCs/>
    </w:r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en.wikipedia.org/wiki/Trend_estimation" TargetMode="External"/><Relationship Id="rId50" Type="http://schemas.openxmlformats.org/officeDocument/2006/relationships/image" Target="media/image36.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en.wikipedia.org/wiki/Expected_value" TargetMode="External"/><Relationship Id="rId48" Type="http://schemas.openxmlformats.org/officeDocument/2006/relationships/hyperlink" Target="https://en.wikipedia.org/wiki/Loss_function" TargetMode="External"/><Relationship Id="rId56" Type="http://schemas.openxmlformats.org/officeDocument/2006/relationships/image" Target="media/image41.png"/><Relationship Id="rId64"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hyperlink" Target="https://scikit-learn.org/stable/modules/generated/sklearn.model_selection.KFold.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en.wikipedia.org/wiki/Statistics" TargetMode="External"/><Relationship Id="rId59" Type="http://schemas.openxmlformats.org/officeDocument/2006/relationships/image" Target="media/image44.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en.wikipedia.org/wiki/Machine_learning" TargetMode="External"/><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en.wikipedia.org/wiki/Error_(statistics)" TargetMode="External"/><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qAW67TTNscHx5OLdr/oduyApIPQ==">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38</Pages>
  <Words>4729</Words>
  <Characters>26960</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priyanka sharma</dc:creator>
  <cp:lastModifiedBy>Ashwin.p</cp:lastModifiedBy>
  <cp:revision>8</cp:revision>
  <dcterms:created xsi:type="dcterms:W3CDTF">2021-05-08T10:23:00Z</dcterms:created>
  <dcterms:modified xsi:type="dcterms:W3CDTF">2021-05-09T12:56:00Z</dcterms:modified>
</cp:coreProperties>
</file>